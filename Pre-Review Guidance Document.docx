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DA7816" w14:textId="77777777" w:rsidR="00D5545B" w:rsidRPr="00F42300" w:rsidRDefault="00FE2BE0" w:rsidP="00F83F99">
      <w:pPr>
        <w:spacing w:after="120" w:line="360" w:lineRule="auto"/>
        <w:rPr>
          <w:b/>
          <w:sz w:val="32"/>
          <w:szCs w:val="28"/>
          <w:u w:val="single"/>
        </w:rPr>
      </w:pPr>
      <w:r>
        <w:rPr>
          <w:b/>
          <w:sz w:val="32"/>
          <w:szCs w:val="28"/>
          <w:u w:val="single"/>
        </w:rPr>
        <w:t>Application</w:t>
      </w:r>
      <w:r w:rsidRPr="00F42300">
        <w:rPr>
          <w:b/>
          <w:sz w:val="32"/>
          <w:szCs w:val="28"/>
          <w:u w:val="single"/>
        </w:rPr>
        <w:t xml:space="preserve"> </w:t>
      </w:r>
      <w:r w:rsidR="00876289" w:rsidRPr="00F42300">
        <w:rPr>
          <w:b/>
          <w:sz w:val="32"/>
          <w:szCs w:val="28"/>
          <w:u w:val="single"/>
        </w:rPr>
        <w:t>Pre-Review Guidance Doc</w:t>
      </w:r>
      <w:r>
        <w:rPr>
          <w:b/>
          <w:sz w:val="32"/>
          <w:szCs w:val="28"/>
          <w:u w:val="single"/>
        </w:rPr>
        <w:t>ument</w:t>
      </w:r>
      <w:r w:rsidR="00876289" w:rsidRPr="00F42300">
        <w:rPr>
          <w:b/>
          <w:sz w:val="32"/>
          <w:szCs w:val="28"/>
          <w:u w:val="single"/>
        </w:rPr>
        <w:t xml:space="preserve"> </w:t>
      </w:r>
    </w:p>
    <w:p w14:paraId="323DB285" w14:textId="77777777" w:rsidR="00C233E5" w:rsidRPr="00D5545B" w:rsidRDefault="00C233E5" w:rsidP="00F83F99">
      <w:pPr>
        <w:spacing w:after="120" w:line="360" w:lineRule="auto"/>
        <w:rPr>
          <w:sz w:val="28"/>
          <w:szCs w:val="28"/>
        </w:rPr>
      </w:pPr>
      <w:r w:rsidRPr="00D5545B">
        <w:rPr>
          <w:b/>
          <w:sz w:val="28"/>
          <w:szCs w:val="28"/>
        </w:rPr>
        <w:t>Goal:</w:t>
      </w:r>
    </w:p>
    <w:p w14:paraId="03F65995" w14:textId="77777777" w:rsidR="00C233E5" w:rsidRDefault="00FE2BE0" w:rsidP="00F83F99">
      <w:pPr>
        <w:spacing w:after="120" w:line="360" w:lineRule="auto"/>
        <w:rPr>
          <w:sz w:val="24"/>
          <w:szCs w:val="24"/>
        </w:rPr>
      </w:pPr>
      <w:r>
        <w:rPr>
          <w:sz w:val="24"/>
          <w:szCs w:val="24"/>
        </w:rPr>
        <w:t xml:space="preserve">This guidance document is intended to introduce and guide Division of Land Use Regulation (Division) project review officers (PROs) through a standard application pre-review process. </w:t>
      </w:r>
      <w:r w:rsidR="00B01FB7">
        <w:rPr>
          <w:sz w:val="24"/>
          <w:szCs w:val="24"/>
        </w:rPr>
        <w:t>All Land Use applications are “pre-reviewed” by PROs within the first 20 working days of receipt</w:t>
      </w:r>
      <w:r w:rsidR="00AA41FA" w:rsidRPr="00AA41FA">
        <w:rPr>
          <w:sz w:val="24"/>
          <w:szCs w:val="24"/>
        </w:rPr>
        <w:t xml:space="preserve"> </w:t>
      </w:r>
      <w:r w:rsidR="00AA41FA">
        <w:rPr>
          <w:sz w:val="24"/>
          <w:szCs w:val="24"/>
        </w:rPr>
        <w:t>to ensure that all potential Land Use permitting issues are identified early in the application process</w:t>
      </w:r>
      <w:r w:rsidR="00B01FB7">
        <w:rPr>
          <w:sz w:val="24"/>
          <w:szCs w:val="24"/>
        </w:rPr>
        <w:t xml:space="preserve">. </w:t>
      </w:r>
      <w:r>
        <w:rPr>
          <w:sz w:val="24"/>
          <w:szCs w:val="24"/>
        </w:rPr>
        <w:t xml:space="preserve"> This </w:t>
      </w:r>
      <w:r w:rsidR="008276AA">
        <w:rPr>
          <w:sz w:val="24"/>
          <w:szCs w:val="24"/>
        </w:rPr>
        <w:t>document and associated checklists have</w:t>
      </w:r>
      <w:r>
        <w:rPr>
          <w:sz w:val="24"/>
          <w:szCs w:val="24"/>
        </w:rPr>
        <w:t xml:space="preserve"> been developed </w:t>
      </w:r>
      <w:r w:rsidR="008276AA">
        <w:rPr>
          <w:sz w:val="24"/>
          <w:szCs w:val="24"/>
        </w:rPr>
        <w:t>to streamline the pre-review process and to train new staff on how to use available tools and resources</w:t>
      </w:r>
      <w:r w:rsidR="00AA41FA" w:rsidRPr="00AA41FA">
        <w:rPr>
          <w:sz w:val="24"/>
          <w:szCs w:val="24"/>
        </w:rPr>
        <w:t xml:space="preserve"> </w:t>
      </w:r>
      <w:r w:rsidR="00AA41FA">
        <w:rPr>
          <w:sz w:val="24"/>
          <w:szCs w:val="24"/>
        </w:rPr>
        <w:t>to comprehensively identify environmental resources on an application site.</w:t>
      </w:r>
      <w:r w:rsidR="008276AA">
        <w:rPr>
          <w:sz w:val="24"/>
          <w:szCs w:val="24"/>
        </w:rPr>
        <w:t xml:space="preserve"> </w:t>
      </w:r>
      <w:r>
        <w:rPr>
          <w:sz w:val="24"/>
          <w:szCs w:val="24"/>
        </w:rPr>
        <w:t xml:space="preserve">In addition, this process will </w:t>
      </w:r>
      <w:r w:rsidR="00357F73">
        <w:rPr>
          <w:sz w:val="24"/>
          <w:szCs w:val="24"/>
        </w:rPr>
        <w:t>determine</w:t>
      </w:r>
      <w:r>
        <w:rPr>
          <w:sz w:val="24"/>
          <w:szCs w:val="24"/>
        </w:rPr>
        <w:t xml:space="preserve"> which agencies are required to review the application for comment</w:t>
      </w:r>
      <w:r w:rsidR="009D3383">
        <w:rPr>
          <w:sz w:val="24"/>
          <w:szCs w:val="24"/>
        </w:rPr>
        <w:t xml:space="preserve"> and transmit the review to the applicable parties in a timely manner</w:t>
      </w:r>
      <w:r>
        <w:rPr>
          <w:sz w:val="24"/>
          <w:szCs w:val="24"/>
        </w:rPr>
        <w:t xml:space="preserve">.  </w:t>
      </w:r>
    </w:p>
    <w:p w14:paraId="1CD764A0" w14:textId="77777777" w:rsidR="0067181F" w:rsidRDefault="0067181F" w:rsidP="00F83F99">
      <w:pPr>
        <w:spacing w:after="120" w:line="360" w:lineRule="auto"/>
        <w:rPr>
          <w:sz w:val="24"/>
          <w:szCs w:val="24"/>
        </w:rPr>
      </w:pPr>
    </w:p>
    <w:p w14:paraId="0E3C0A25" w14:textId="77777777" w:rsidR="00C233E5" w:rsidRPr="00D5545B" w:rsidRDefault="00C233E5" w:rsidP="00F83F99">
      <w:pPr>
        <w:spacing w:after="120" w:line="360" w:lineRule="auto"/>
        <w:rPr>
          <w:b/>
          <w:sz w:val="28"/>
          <w:szCs w:val="28"/>
        </w:rPr>
      </w:pPr>
      <w:r w:rsidRPr="00D5545B">
        <w:rPr>
          <w:b/>
          <w:sz w:val="28"/>
          <w:szCs w:val="28"/>
        </w:rPr>
        <w:t>How to use this guid</w:t>
      </w:r>
      <w:r w:rsidR="00E53146" w:rsidRPr="00D5545B">
        <w:rPr>
          <w:b/>
          <w:sz w:val="28"/>
          <w:szCs w:val="28"/>
        </w:rPr>
        <w:t>ance document</w:t>
      </w:r>
      <w:r w:rsidRPr="00D5545B">
        <w:rPr>
          <w:b/>
          <w:sz w:val="28"/>
          <w:szCs w:val="28"/>
        </w:rPr>
        <w:t>:</w:t>
      </w:r>
    </w:p>
    <w:p w14:paraId="305DF3E0" w14:textId="77777777" w:rsidR="0040093A" w:rsidRDefault="0040093A" w:rsidP="00F83F99">
      <w:pPr>
        <w:spacing w:after="120" w:line="360" w:lineRule="auto"/>
        <w:rPr>
          <w:sz w:val="24"/>
          <w:szCs w:val="24"/>
        </w:rPr>
      </w:pPr>
      <w:r>
        <w:rPr>
          <w:sz w:val="24"/>
          <w:szCs w:val="24"/>
        </w:rPr>
        <w:t xml:space="preserve">This guidance document can be used </w:t>
      </w:r>
      <w:r w:rsidR="00AA41FA">
        <w:rPr>
          <w:sz w:val="24"/>
          <w:szCs w:val="24"/>
        </w:rPr>
        <w:t>to standardize the pre-review process across the various bureaus of Land U</w:t>
      </w:r>
      <w:r>
        <w:rPr>
          <w:sz w:val="24"/>
          <w:szCs w:val="24"/>
        </w:rPr>
        <w:t>se.  It can also be used as a training tool for new employees whereby the newer PRO conducts the pre-review process</w:t>
      </w:r>
      <w:r w:rsidR="00357F73">
        <w:rPr>
          <w:sz w:val="24"/>
          <w:szCs w:val="24"/>
        </w:rPr>
        <w:t xml:space="preserve"> (as the “pre-reviewer”)</w:t>
      </w:r>
      <w:r>
        <w:rPr>
          <w:sz w:val="24"/>
          <w:szCs w:val="24"/>
        </w:rPr>
        <w:t xml:space="preserve"> and </w:t>
      </w:r>
      <w:r w:rsidR="00357F73">
        <w:rPr>
          <w:sz w:val="24"/>
          <w:szCs w:val="24"/>
        </w:rPr>
        <w:t>then passes it onto the</w:t>
      </w:r>
      <w:r>
        <w:rPr>
          <w:sz w:val="24"/>
          <w:szCs w:val="24"/>
        </w:rPr>
        <w:t xml:space="preserve"> PRO </w:t>
      </w:r>
      <w:r w:rsidR="00357F73">
        <w:rPr>
          <w:sz w:val="24"/>
          <w:szCs w:val="24"/>
        </w:rPr>
        <w:t>assigned to the application fo</w:t>
      </w:r>
      <w:r>
        <w:rPr>
          <w:sz w:val="24"/>
          <w:szCs w:val="24"/>
        </w:rPr>
        <w:t xml:space="preserve">r completion.  </w:t>
      </w:r>
    </w:p>
    <w:p w14:paraId="1F61A853" w14:textId="77777777" w:rsidR="00C233E5" w:rsidRDefault="009C5A59" w:rsidP="00F83F99">
      <w:pPr>
        <w:spacing w:after="120" w:line="360" w:lineRule="auto"/>
        <w:rPr>
          <w:sz w:val="24"/>
          <w:szCs w:val="24"/>
        </w:rPr>
      </w:pPr>
      <w:r>
        <w:rPr>
          <w:sz w:val="24"/>
          <w:szCs w:val="24"/>
        </w:rPr>
        <w:t xml:space="preserve">This guidance document is intended to be used in conjunction with </w:t>
      </w:r>
      <w:r w:rsidR="00061865">
        <w:rPr>
          <w:sz w:val="24"/>
          <w:szCs w:val="24"/>
        </w:rPr>
        <w:t xml:space="preserve">ArcGIS and </w:t>
      </w:r>
      <w:r>
        <w:rPr>
          <w:sz w:val="24"/>
          <w:szCs w:val="24"/>
        </w:rPr>
        <w:t xml:space="preserve">the applicable Pre-Review Checklist (checklist) found at </w:t>
      </w:r>
      <w:r w:rsidR="00BD6CBC">
        <w:rPr>
          <w:sz w:val="24"/>
          <w:szCs w:val="24"/>
        </w:rPr>
        <w:t xml:space="preserve">V:\lum\LUR\Pre-Review </w:t>
      </w:r>
      <w:r w:rsidR="00E61410">
        <w:rPr>
          <w:sz w:val="24"/>
          <w:szCs w:val="24"/>
        </w:rPr>
        <w:t>Resources\Checklists</w:t>
      </w:r>
      <w:r w:rsidR="00AD4CF2">
        <w:rPr>
          <w:sz w:val="24"/>
          <w:szCs w:val="24"/>
        </w:rPr>
        <w:t>.  Each type of application</w:t>
      </w:r>
      <w:r>
        <w:rPr>
          <w:sz w:val="24"/>
          <w:szCs w:val="24"/>
        </w:rPr>
        <w:t xml:space="preserve"> has its own checklist which is specific to the requirements and reg</w:t>
      </w:r>
      <w:r w:rsidR="00AD4CF2">
        <w:rPr>
          <w:sz w:val="24"/>
          <w:szCs w:val="24"/>
        </w:rPr>
        <w:t>ulations of that particular set of rules</w:t>
      </w:r>
      <w:r>
        <w:rPr>
          <w:sz w:val="24"/>
          <w:szCs w:val="24"/>
        </w:rPr>
        <w:t xml:space="preserve">.  </w:t>
      </w:r>
      <w:r w:rsidR="00D35BBD">
        <w:rPr>
          <w:sz w:val="24"/>
          <w:szCs w:val="24"/>
        </w:rPr>
        <w:t>The PRO should s</w:t>
      </w:r>
      <w:r w:rsidR="00C233E5">
        <w:rPr>
          <w:sz w:val="24"/>
          <w:szCs w:val="24"/>
        </w:rPr>
        <w:t xml:space="preserve">tart with the </w:t>
      </w:r>
      <w:r w:rsidR="00C233E5" w:rsidRPr="00F42300">
        <w:rPr>
          <w:i/>
          <w:sz w:val="24"/>
          <w:szCs w:val="24"/>
        </w:rPr>
        <w:t>File Organization</w:t>
      </w:r>
      <w:r w:rsidR="00C233E5">
        <w:rPr>
          <w:sz w:val="24"/>
          <w:szCs w:val="24"/>
        </w:rPr>
        <w:t xml:space="preserve"> </w:t>
      </w:r>
      <w:r w:rsidR="00F42300">
        <w:rPr>
          <w:sz w:val="24"/>
          <w:szCs w:val="24"/>
        </w:rPr>
        <w:t>section</w:t>
      </w:r>
      <w:r w:rsidR="00D35BBD">
        <w:rPr>
          <w:sz w:val="24"/>
          <w:szCs w:val="24"/>
        </w:rPr>
        <w:t xml:space="preserve"> which is applicable to every application review conducted under this process.  The PRO can</w:t>
      </w:r>
      <w:r w:rsidR="00F42300">
        <w:rPr>
          <w:sz w:val="24"/>
          <w:szCs w:val="24"/>
        </w:rPr>
        <w:t xml:space="preserve"> then proceed to </w:t>
      </w:r>
      <w:r w:rsidR="00357F73">
        <w:rPr>
          <w:sz w:val="24"/>
          <w:szCs w:val="24"/>
        </w:rPr>
        <w:t>identify the</w:t>
      </w:r>
      <w:r w:rsidR="00D35BBD">
        <w:rPr>
          <w:sz w:val="24"/>
          <w:szCs w:val="24"/>
        </w:rPr>
        <w:t xml:space="preserve"> items in this document that correspond to the applicable checklist </w:t>
      </w:r>
      <w:r w:rsidR="00F42300">
        <w:rPr>
          <w:sz w:val="24"/>
          <w:szCs w:val="24"/>
        </w:rPr>
        <w:t xml:space="preserve">for further explanation. </w:t>
      </w:r>
    </w:p>
    <w:p w14:paraId="00834ABA" w14:textId="77777777" w:rsidR="005F6BF6" w:rsidRDefault="005F6BF6" w:rsidP="00F83F99">
      <w:pPr>
        <w:spacing w:after="120" w:line="360" w:lineRule="auto"/>
        <w:rPr>
          <w:sz w:val="24"/>
          <w:szCs w:val="24"/>
        </w:rPr>
      </w:pPr>
      <w:r w:rsidRPr="005F6BF6">
        <w:rPr>
          <w:sz w:val="24"/>
          <w:szCs w:val="24"/>
        </w:rPr>
        <w:t xml:space="preserve">The finished product of the pre-review process should be a concise yet thorough sheet that </w:t>
      </w:r>
      <w:r>
        <w:rPr>
          <w:sz w:val="24"/>
          <w:szCs w:val="24"/>
        </w:rPr>
        <w:t>aids anyone who opens the file in quickly understanding the constraints</w:t>
      </w:r>
      <w:r w:rsidR="008E4ECF">
        <w:rPr>
          <w:sz w:val="24"/>
          <w:szCs w:val="24"/>
        </w:rPr>
        <w:t xml:space="preserve"> and concerns of the proposed project and site</w:t>
      </w:r>
      <w:r>
        <w:rPr>
          <w:sz w:val="24"/>
          <w:szCs w:val="24"/>
        </w:rPr>
        <w:t>. It</w:t>
      </w:r>
      <w:r w:rsidRPr="005F6BF6">
        <w:rPr>
          <w:sz w:val="24"/>
          <w:szCs w:val="24"/>
        </w:rPr>
        <w:t xml:space="preserve"> should be noted that certain sections of the checklist are not going </w:t>
      </w:r>
      <w:r w:rsidRPr="005F6BF6">
        <w:rPr>
          <w:sz w:val="24"/>
          <w:szCs w:val="24"/>
        </w:rPr>
        <w:lastRenderedPageBreak/>
        <w:t>to be applicable to a</w:t>
      </w:r>
      <w:r>
        <w:rPr>
          <w:sz w:val="24"/>
          <w:szCs w:val="24"/>
        </w:rPr>
        <w:t>ll</w:t>
      </w:r>
      <w:r w:rsidRPr="005F6BF6">
        <w:rPr>
          <w:sz w:val="24"/>
          <w:szCs w:val="24"/>
        </w:rPr>
        <w:t xml:space="preserve"> project</w:t>
      </w:r>
      <w:r w:rsidR="00AD4CF2">
        <w:rPr>
          <w:sz w:val="24"/>
          <w:szCs w:val="24"/>
        </w:rPr>
        <w:t>s</w:t>
      </w:r>
      <w:r w:rsidRPr="005F6BF6">
        <w:rPr>
          <w:sz w:val="24"/>
          <w:szCs w:val="24"/>
        </w:rPr>
        <w:t xml:space="preserve"> or site</w:t>
      </w:r>
      <w:r w:rsidR="00AD4CF2">
        <w:rPr>
          <w:sz w:val="24"/>
          <w:szCs w:val="24"/>
        </w:rPr>
        <w:t>s</w:t>
      </w:r>
      <w:r w:rsidRPr="005F6BF6">
        <w:rPr>
          <w:sz w:val="24"/>
          <w:szCs w:val="24"/>
        </w:rPr>
        <w:t xml:space="preserve">.  For example, a site may not have a State Historic Preservation Office (SHPO) concern.  Therefore, it becomes unnecessary to </w:t>
      </w:r>
      <w:r w:rsidR="008E4ECF">
        <w:rPr>
          <w:sz w:val="24"/>
          <w:szCs w:val="24"/>
        </w:rPr>
        <w:t xml:space="preserve">fill out the </w:t>
      </w:r>
      <w:r w:rsidRPr="005F6BF6">
        <w:rPr>
          <w:sz w:val="24"/>
          <w:szCs w:val="24"/>
        </w:rPr>
        <w:t>SHPO section</w:t>
      </w:r>
      <w:r w:rsidR="008E4ECF">
        <w:rPr>
          <w:sz w:val="24"/>
          <w:szCs w:val="24"/>
        </w:rPr>
        <w:t xml:space="preserve"> of the checklist</w:t>
      </w:r>
      <w:r w:rsidRPr="005F6BF6">
        <w:rPr>
          <w:sz w:val="24"/>
          <w:szCs w:val="24"/>
        </w:rPr>
        <w:t xml:space="preserve">.  The pre-reviewer has discretion to delete questions on the checklist that are not applicable.  </w:t>
      </w:r>
      <w:r w:rsidRPr="005F6BF6">
        <w:rPr>
          <w:b/>
          <w:sz w:val="24"/>
          <w:szCs w:val="24"/>
        </w:rPr>
        <w:t xml:space="preserve">However, the </w:t>
      </w:r>
      <w:r w:rsidRPr="00903F47">
        <w:rPr>
          <w:b/>
          <w:sz w:val="24"/>
          <w:szCs w:val="24"/>
          <w:u w:val="single"/>
        </w:rPr>
        <w:t>section title</w:t>
      </w:r>
      <w:r w:rsidRPr="005F6BF6">
        <w:rPr>
          <w:b/>
          <w:sz w:val="24"/>
          <w:szCs w:val="24"/>
        </w:rPr>
        <w:t xml:space="preserve"> should remain with a clear description of the findings of the pre-review to show that it has been evaluated.</w:t>
      </w:r>
      <w:r w:rsidRPr="005F6BF6">
        <w:rPr>
          <w:sz w:val="24"/>
          <w:szCs w:val="24"/>
        </w:rPr>
        <w:t xml:space="preserve">  The pre-reviewer should keep in mind that the more information that is provided on the checklist, the more the administrative record is clear and complete. The goal is to provide the PRO, the supervisor who is signing off on the application and anyone else who opens the file, with a concise sheet that contains all the relevant information and potential issues with the project and demonstrates that all resources on site have been evaluated. </w:t>
      </w:r>
    </w:p>
    <w:p w14:paraId="47D67B7D" w14:textId="77777777" w:rsidR="0067181F" w:rsidRPr="00C233E5" w:rsidRDefault="0067181F" w:rsidP="00F83F99">
      <w:pPr>
        <w:spacing w:after="120" w:line="360" w:lineRule="auto"/>
        <w:rPr>
          <w:sz w:val="24"/>
          <w:szCs w:val="24"/>
        </w:rPr>
      </w:pPr>
    </w:p>
    <w:p w14:paraId="0A4C53EA" w14:textId="77777777" w:rsidR="00876289" w:rsidRPr="00D5545B" w:rsidRDefault="00022804" w:rsidP="00F83F99">
      <w:pPr>
        <w:spacing w:after="120" w:line="360" w:lineRule="auto"/>
        <w:rPr>
          <w:b/>
          <w:sz w:val="28"/>
          <w:szCs w:val="28"/>
        </w:rPr>
      </w:pPr>
      <w:r w:rsidRPr="00D5545B">
        <w:rPr>
          <w:b/>
          <w:sz w:val="28"/>
          <w:szCs w:val="28"/>
        </w:rPr>
        <w:t xml:space="preserve">Initial Screening and </w:t>
      </w:r>
      <w:r w:rsidR="00876289" w:rsidRPr="00D5545B">
        <w:rPr>
          <w:b/>
          <w:sz w:val="28"/>
          <w:szCs w:val="28"/>
        </w:rPr>
        <w:t xml:space="preserve">File </w:t>
      </w:r>
      <w:r w:rsidRPr="00D5545B">
        <w:rPr>
          <w:b/>
          <w:sz w:val="28"/>
          <w:szCs w:val="28"/>
        </w:rPr>
        <w:t>O</w:t>
      </w:r>
      <w:r w:rsidR="00876289" w:rsidRPr="00D5545B">
        <w:rPr>
          <w:b/>
          <w:sz w:val="28"/>
          <w:szCs w:val="28"/>
        </w:rPr>
        <w:t xml:space="preserve">rganization </w:t>
      </w:r>
    </w:p>
    <w:p w14:paraId="2D3BED5C" w14:textId="77777777" w:rsidR="00EF0189" w:rsidRPr="00DF0F94" w:rsidRDefault="00876289" w:rsidP="00F83F99">
      <w:pPr>
        <w:pStyle w:val="ListParagraph"/>
        <w:numPr>
          <w:ilvl w:val="0"/>
          <w:numId w:val="1"/>
        </w:numPr>
        <w:spacing w:after="120" w:line="360" w:lineRule="auto"/>
        <w:rPr>
          <w:sz w:val="24"/>
          <w:szCs w:val="24"/>
        </w:rPr>
      </w:pPr>
      <w:r w:rsidRPr="00DF0F94">
        <w:rPr>
          <w:sz w:val="24"/>
          <w:szCs w:val="24"/>
        </w:rPr>
        <w:t xml:space="preserve">Check that </w:t>
      </w:r>
      <w:r w:rsidR="00022804" w:rsidRPr="00DF0F94">
        <w:rPr>
          <w:sz w:val="24"/>
          <w:szCs w:val="24"/>
        </w:rPr>
        <w:t xml:space="preserve">the X/Y </w:t>
      </w:r>
      <w:r w:rsidRPr="00DF0F94">
        <w:rPr>
          <w:sz w:val="24"/>
          <w:szCs w:val="24"/>
        </w:rPr>
        <w:t xml:space="preserve">coordinates of </w:t>
      </w:r>
      <w:r w:rsidR="00022804" w:rsidRPr="00DF0F94">
        <w:rPr>
          <w:sz w:val="24"/>
          <w:szCs w:val="24"/>
        </w:rPr>
        <w:t xml:space="preserve">the </w:t>
      </w:r>
      <w:r w:rsidRPr="00DF0F94">
        <w:rPr>
          <w:sz w:val="24"/>
          <w:szCs w:val="24"/>
        </w:rPr>
        <w:t xml:space="preserve">site </w:t>
      </w:r>
      <w:r w:rsidR="00EF0189" w:rsidRPr="00DF0F94">
        <w:rPr>
          <w:sz w:val="24"/>
          <w:szCs w:val="24"/>
        </w:rPr>
        <w:t xml:space="preserve">and lot and block </w:t>
      </w:r>
      <w:r w:rsidRPr="00DF0F94">
        <w:rPr>
          <w:sz w:val="24"/>
          <w:szCs w:val="24"/>
        </w:rPr>
        <w:t>are accurate</w:t>
      </w:r>
      <w:r w:rsidR="00EF0189" w:rsidRPr="00DF0F94">
        <w:rPr>
          <w:sz w:val="24"/>
          <w:szCs w:val="24"/>
        </w:rPr>
        <w:t xml:space="preserve"> in NJEMS</w:t>
      </w:r>
      <w:r w:rsidR="00022804" w:rsidRPr="00DF0F94">
        <w:rPr>
          <w:sz w:val="24"/>
          <w:szCs w:val="24"/>
        </w:rPr>
        <w:t xml:space="preserve">.  </w:t>
      </w:r>
      <w:r w:rsidR="00EF0189" w:rsidRPr="00DF0F94">
        <w:rPr>
          <w:sz w:val="24"/>
          <w:szCs w:val="24"/>
        </w:rPr>
        <w:t xml:space="preserve">If </w:t>
      </w:r>
      <w:r w:rsidR="00022804" w:rsidRPr="00DF0F94">
        <w:rPr>
          <w:sz w:val="24"/>
          <w:szCs w:val="24"/>
        </w:rPr>
        <w:t xml:space="preserve">the information is </w:t>
      </w:r>
      <w:r w:rsidR="00EF0189" w:rsidRPr="00DF0F94">
        <w:rPr>
          <w:sz w:val="24"/>
          <w:szCs w:val="24"/>
        </w:rPr>
        <w:t>not</w:t>
      </w:r>
      <w:r w:rsidR="00022804" w:rsidRPr="00DF0F94">
        <w:rPr>
          <w:sz w:val="24"/>
          <w:szCs w:val="24"/>
        </w:rPr>
        <w:t xml:space="preserve"> accurate</w:t>
      </w:r>
      <w:r w:rsidR="00EF0189" w:rsidRPr="00DF0F94">
        <w:rPr>
          <w:sz w:val="24"/>
          <w:szCs w:val="24"/>
        </w:rPr>
        <w:t xml:space="preserve">, </w:t>
      </w:r>
      <w:r w:rsidR="00022804" w:rsidRPr="00DF0F94">
        <w:rPr>
          <w:sz w:val="24"/>
          <w:szCs w:val="24"/>
        </w:rPr>
        <w:t xml:space="preserve">the PRO should </w:t>
      </w:r>
      <w:r w:rsidR="00EF0189" w:rsidRPr="00DF0F94">
        <w:rPr>
          <w:sz w:val="24"/>
          <w:szCs w:val="24"/>
        </w:rPr>
        <w:t xml:space="preserve">contact </w:t>
      </w:r>
      <w:r w:rsidR="00022804" w:rsidRPr="00DF0F94">
        <w:rPr>
          <w:sz w:val="24"/>
          <w:szCs w:val="24"/>
        </w:rPr>
        <w:t>the database</w:t>
      </w:r>
      <w:r w:rsidR="00BC6937">
        <w:rPr>
          <w:sz w:val="24"/>
          <w:szCs w:val="24"/>
        </w:rPr>
        <w:t xml:space="preserve"> management</w:t>
      </w:r>
      <w:r w:rsidR="00022804" w:rsidRPr="00DF0F94">
        <w:rPr>
          <w:sz w:val="24"/>
          <w:szCs w:val="24"/>
        </w:rPr>
        <w:t xml:space="preserve"> </w:t>
      </w:r>
      <w:r w:rsidR="00BC6937">
        <w:rPr>
          <w:sz w:val="24"/>
          <w:szCs w:val="24"/>
        </w:rPr>
        <w:t>staff</w:t>
      </w:r>
      <w:r w:rsidR="00EF0189" w:rsidRPr="00DF0F94">
        <w:rPr>
          <w:sz w:val="24"/>
          <w:szCs w:val="24"/>
        </w:rPr>
        <w:t xml:space="preserve"> with the file number, activity code, and the correct X</w:t>
      </w:r>
      <w:r w:rsidR="00022804" w:rsidRPr="00DF0F94">
        <w:rPr>
          <w:sz w:val="24"/>
          <w:szCs w:val="24"/>
        </w:rPr>
        <w:t>/</w:t>
      </w:r>
      <w:r w:rsidR="00EF0189" w:rsidRPr="00DF0F94">
        <w:rPr>
          <w:sz w:val="24"/>
          <w:szCs w:val="24"/>
        </w:rPr>
        <w:t>Y coordinates or lot and block</w:t>
      </w:r>
      <w:r w:rsidR="00022804" w:rsidRPr="00DF0F94">
        <w:rPr>
          <w:sz w:val="24"/>
          <w:szCs w:val="24"/>
        </w:rPr>
        <w:t xml:space="preserve">.  </w:t>
      </w:r>
    </w:p>
    <w:p w14:paraId="6F0DA27C" w14:textId="77777777" w:rsidR="00876289" w:rsidRDefault="00876289" w:rsidP="00F83F99">
      <w:pPr>
        <w:pStyle w:val="ListParagraph"/>
        <w:numPr>
          <w:ilvl w:val="0"/>
          <w:numId w:val="1"/>
        </w:numPr>
        <w:spacing w:after="120" w:line="360" w:lineRule="auto"/>
        <w:rPr>
          <w:sz w:val="24"/>
          <w:szCs w:val="24"/>
        </w:rPr>
      </w:pPr>
      <w:r w:rsidRPr="00CB4B8D">
        <w:rPr>
          <w:sz w:val="24"/>
          <w:szCs w:val="24"/>
        </w:rPr>
        <w:t xml:space="preserve">Check that </w:t>
      </w:r>
      <w:r w:rsidR="00022804">
        <w:rPr>
          <w:sz w:val="24"/>
          <w:szCs w:val="24"/>
        </w:rPr>
        <w:t xml:space="preserve">the applicant applied for the </w:t>
      </w:r>
      <w:r w:rsidRPr="00CB4B8D">
        <w:rPr>
          <w:sz w:val="24"/>
          <w:szCs w:val="24"/>
        </w:rPr>
        <w:t xml:space="preserve">appropriate permit </w:t>
      </w:r>
      <w:r w:rsidR="00022804">
        <w:rPr>
          <w:sz w:val="24"/>
          <w:szCs w:val="24"/>
        </w:rPr>
        <w:t>for the proposed activity</w:t>
      </w:r>
      <w:r w:rsidR="00D5545B">
        <w:rPr>
          <w:sz w:val="24"/>
          <w:szCs w:val="24"/>
        </w:rPr>
        <w:t xml:space="preserve"> </w:t>
      </w:r>
      <w:r w:rsidR="00022804">
        <w:rPr>
          <w:sz w:val="24"/>
          <w:szCs w:val="24"/>
        </w:rPr>
        <w:t>and that all permits sought are reflected by an activity in NJEMS.  For example, an application for a Transition Area Waiver may include a fee and a request for a Letter of Interpretation which would need to be reflected in NJEMS.</w:t>
      </w:r>
    </w:p>
    <w:p w14:paraId="791F547F" w14:textId="77777777" w:rsidR="00876289" w:rsidRDefault="00876289" w:rsidP="00F83F99">
      <w:pPr>
        <w:pStyle w:val="ListParagraph"/>
        <w:numPr>
          <w:ilvl w:val="0"/>
          <w:numId w:val="1"/>
        </w:numPr>
        <w:spacing w:after="120" w:line="360" w:lineRule="auto"/>
        <w:rPr>
          <w:sz w:val="24"/>
          <w:szCs w:val="24"/>
        </w:rPr>
      </w:pPr>
      <w:r w:rsidRPr="00CB4B8D">
        <w:rPr>
          <w:sz w:val="24"/>
          <w:szCs w:val="24"/>
        </w:rPr>
        <w:t xml:space="preserve">Check that </w:t>
      </w:r>
      <w:r w:rsidR="00022804">
        <w:rPr>
          <w:sz w:val="24"/>
          <w:szCs w:val="24"/>
        </w:rPr>
        <w:t xml:space="preserve">the </w:t>
      </w:r>
      <w:r w:rsidRPr="00CB4B8D">
        <w:rPr>
          <w:sz w:val="24"/>
          <w:szCs w:val="24"/>
        </w:rPr>
        <w:t>info</w:t>
      </w:r>
      <w:r w:rsidR="00022804">
        <w:rPr>
          <w:sz w:val="24"/>
          <w:szCs w:val="24"/>
        </w:rPr>
        <w:t>rmation</w:t>
      </w:r>
      <w:r w:rsidRPr="00CB4B8D">
        <w:rPr>
          <w:sz w:val="24"/>
          <w:szCs w:val="24"/>
        </w:rPr>
        <w:t xml:space="preserve"> in NJEMS matches </w:t>
      </w:r>
      <w:r w:rsidR="00022804">
        <w:rPr>
          <w:sz w:val="24"/>
          <w:szCs w:val="24"/>
        </w:rPr>
        <w:t xml:space="preserve">the </w:t>
      </w:r>
      <w:r w:rsidRPr="00CB4B8D">
        <w:rPr>
          <w:sz w:val="24"/>
          <w:szCs w:val="24"/>
        </w:rPr>
        <w:t>info</w:t>
      </w:r>
      <w:r w:rsidR="00022804">
        <w:rPr>
          <w:sz w:val="24"/>
          <w:szCs w:val="24"/>
        </w:rPr>
        <w:t>rmation</w:t>
      </w:r>
      <w:r w:rsidRPr="00CB4B8D">
        <w:rPr>
          <w:sz w:val="24"/>
          <w:szCs w:val="24"/>
        </w:rPr>
        <w:t xml:space="preserve"> on </w:t>
      </w:r>
      <w:r w:rsidR="00022804">
        <w:rPr>
          <w:sz w:val="24"/>
          <w:szCs w:val="24"/>
        </w:rPr>
        <w:t xml:space="preserve">the </w:t>
      </w:r>
      <w:r w:rsidRPr="00CB4B8D">
        <w:rPr>
          <w:sz w:val="24"/>
          <w:szCs w:val="24"/>
        </w:rPr>
        <w:t xml:space="preserve">LURP form </w:t>
      </w:r>
      <w:r w:rsidR="00EF0189">
        <w:rPr>
          <w:sz w:val="24"/>
          <w:szCs w:val="24"/>
        </w:rPr>
        <w:t>(The permit #</w:t>
      </w:r>
      <w:r w:rsidR="00022804">
        <w:rPr>
          <w:sz w:val="24"/>
          <w:szCs w:val="24"/>
        </w:rPr>
        <w:t>, permit type, etc.</w:t>
      </w:r>
      <w:r w:rsidR="00EF0189">
        <w:rPr>
          <w:sz w:val="24"/>
          <w:szCs w:val="24"/>
        </w:rPr>
        <w:t>)</w:t>
      </w:r>
      <w:r w:rsidR="00B62315">
        <w:rPr>
          <w:sz w:val="24"/>
          <w:szCs w:val="24"/>
        </w:rPr>
        <w:t xml:space="preserve"> </w:t>
      </w:r>
    </w:p>
    <w:p w14:paraId="41F98A3E" w14:textId="77777777" w:rsidR="00893A31" w:rsidRPr="00CC5BEC" w:rsidRDefault="00B62315" w:rsidP="00F83F99">
      <w:pPr>
        <w:pStyle w:val="ListParagraph"/>
        <w:numPr>
          <w:ilvl w:val="0"/>
          <w:numId w:val="1"/>
        </w:numPr>
        <w:spacing w:after="120" w:line="360" w:lineRule="auto"/>
        <w:rPr>
          <w:sz w:val="24"/>
          <w:szCs w:val="24"/>
        </w:rPr>
      </w:pPr>
      <w:r>
        <w:rPr>
          <w:sz w:val="24"/>
          <w:szCs w:val="24"/>
        </w:rPr>
        <w:t>FHA and CAFRA application deadlines (45</w:t>
      </w:r>
      <w:r w:rsidRPr="00B62315">
        <w:rPr>
          <w:sz w:val="24"/>
          <w:szCs w:val="24"/>
          <w:vertAlign w:val="superscript"/>
        </w:rPr>
        <w:t>th</w:t>
      </w:r>
      <w:r>
        <w:rPr>
          <w:sz w:val="24"/>
          <w:szCs w:val="24"/>
        </w:rPr>
        <w:t xml:space="preserve"> or 90</w:t>
      </w:r>
      <w:r w:rsidRPr="00B62315">
        <w:rPr>
          <w:sz w:val="24"/>
          <w:szCs w:val="24"/>
          <w:vertAlign w:val="superscript"/>
        </w:rPr>
        <w:t>th</w:t>
      </w:r>
      <w:r>
        <w:rPr>
          <w:sz w:val="24"/>
          <w:szCs w:val="24"/>
        </w:rPr>
        <w:t xml:space="preserve"> day) should be identified and clearly labeled on the pre-review sheet and on the front cover of the file.</w:t>
      </w:r>
      <w:r w:rsidR="00DC7298">
        <w:rPr>
          <w:sz w:val="24"/>
          <w:szCs w:val="24"/>
        </w:rPr>
        <w:t xml:space="preserve"> See the Annual Working Days schedule (in File Organization under Pre-Review folder) </w:t>
      </w:r>
    </w:p>
    <w:p w14:paraId="1D393AFA" w14:textId="77777777" w:rsidR="00C233E5" w:rsidRDefault="00C233E5" w:rsidP="00F83F99">
      <w:pPr>
        <w:pStyle w:val="ListParagraph"/>
        <w:numPr>
          <w:ilvl w:val="0"/>
          <w:numId w:val="1"/>
        </w:numPr>
        <w:spacing w:after="120" w:line="360" w:lineRule="auto"/>
        <w:rPr>
          <w:sz w:val="24"/>
          <w:szCs w:val="24"/>
        </w:rPr>
      </w:pPr>
      <w:r>
        <w:rPr>
          <w:sz w:val="24"/>
          <w:szCs w:val="24"/>
        </w:rPr>
        <w:t xml:space="preserve">Once </w:t>
      </w:r>
      <w:r w:rsidR="00C5211B">
        <w:rPr>
          <w:sz w:val="24"/>
          <w:szCs w:val="24"/>
        </w:rPr>
        <w:t>the</w:t>
      </w:r>
      <w:r w:rsidR="009D3383">
        <w:rPr>
          <w:sz w:val="24"/>
          <w:szCs w:val="24"/>
        </w:rPr>
        <w:t xml:space="preserve"> </w:t>
      </w:r>
      <w:r w:rsidR="00C5211B">
        <w:rPr>
          <w:sz w:val="24"/>
          <w:szCs w:val="24"/>
        </w:rPr>
        <w:t>checklist</w:t>
      </w:r>
      <w:r>
        <w:rPr>
          <w:sz w:val="24"/>
          <w:szCs w:val="24"/>
        </w:rPr>
        <w:t xml:space="preserve"> is complete</w:t>
      </w:r>
      <w:r w:rsidR="00C5211B">
        <w:rPr>
          <w:sz w:val="24"/>
          <w:szCs w:val="24"/>
        </w:rPr>
        <w:t>, the PRO should</w:t>
      </w:r>
      <w:r>
        <w:rPr>
          <w:sz w:val="24"/>
          <w:szCs w:val="24"/>
        </w:rPr>
        <w:t xml:space="preserve"> print the </w:t>
      </w:r>
      <w:r w:rsidR="00C5211B">
        <w:rPr>
          <w:sz w:val="24"/>
          <w:szCs w:val="24"/>
        </w:rPr>
        <w:t>checklist</w:t>
      </w:r>
      <w:r>
        <w:rPr>
          <w:sz w:val="24"/>
          <w:szCs w:val="24"/>
        </w:rPr>
        <w:t xml:space="preserve"> and place it on the left side of the folder</w:t>
      </w:r>
      <w:r w:rsidR="00C5211B">
        <w:rPr>
          <w:sz w:val="24"/>
          <w:szCs w:val="24"/>
        </w:rPr>
        <w:t xml:space="preserve"> along with any other comments or transmittals</w:t>
      </w:r>
      <w:r>
        <w:rPr>
          <w:sz w:val="24"/>
          <w:szCs w:val="24"/>
        </w:rPr>
        <w:t xml:space="preserve">.  All other </w:t>
      </w:r>
      <w:r w:rsidR="00C5211B">
        <w:rPr>
          <w:sz w:val="24"/>
          <w:szCs w:val="24"/>
        </w:rPr>
        <w:t xml:space="preserve">application </w:t>
      </w:r>
      <w:r>
        <w:rPr>
          <w:sz w:val="24"/>
          <w:szCs w:val="24"/>
        </w:rPr>
        <w:t>material</w:t>
      </w:r>
      <w:r w:rsidR="00C5211B">
        <w:rPr>
          <w:sz w:val="24"/>
          <w:szCs w:val="24"/>
        </w:rPr>
        <w:t>s</w:t>
      </w:r>
      <w:r>
        <w:rPr>
          <w:sz w:val="24"/>
          <w:szCs w:val="24"/>
        </w:rPr>
        <w:t xml:space="preserve"> should be place in the right side of the folder in the following order:</w:t>
      </w:r>
    </w:p>
    <w:p w14:paraId="3798431E" w14:textId="77777777" w:rsidR="00C233E5" w:rsidRDefault="00C233E5" w:rsidP="00F83F99">
      <w:pPr>
        <w:pStyle w:val="ListParagraph"/>
        <w:numPr>
          <w:ilvl w:val="1"/>
          <w:numId w:val="1"/>
        </w:numPr>
        <w:spacing w:after="120" w:line="360" w:lineRule="auto"/>
        <w:rPr>
          <w:sz w:val="24"/>
          <w:szCs w:val="24"/>
        </w:rPr>
      </w:pPr>
      <w:r>
        <w:rPr>
          <w:sz w:val="24"/>
          <w:szCs w:val="24"/>
        </w:rPr>
        <w:t>LURP Form</w:t>
      </w:r>
    </w:p>
    <w:p w14:paraId="67539583" w14:textId="77777777" w:rsidR="00C233E5" w:rsidRDefault="00B62315" w:rsidP="00F83F99">
      <w:pPr>
        <w:pStyle w:val="ListParagraph"/>
        <w:numPr>
          <w:ilvl w:val="1"/>
          <w:numId w:val="1"/>
        </w:numPr>
        <w:spacing w:after="120" w:line="360" w:lineRule="auto"/>
        <w:rPr>
          <w:sz w:val="24"/>
          <w:szCs w:val="24"/>
        </w:rPr>
      </w:pPr>
      <w:r>
        <w:rPr>
          <w:sz w:val="24"/>
          <w:szCs w:val="24"/>
        </w:rPr>
        <w:lastRenderedPageBreak/>
        <w:t>Maps, Photos</w:t>
      </w:r>
    </w:p>
    <w:p w14:paraId="0C9BA499" w14:textId="77777777" w:rsidR="00C233E5" w:rsidRDefault="00C233E5" w:rsidP="00F83F99">
      <w:pPr>
        <w:pStyle w:val="ListParagraph"/>
        <w:numPr>
          <w:ilvl w:val="1"/>
          <w:numId w:val="1"/>
        </w:numPr>
        <w:spacing w:after="120" w:line="360" w:lineRule="auto"/>
        <w:rPr>
          <w:sz w:val="24"/>
          <w:szCs w:val="24"/>
        </w:rPr>
      </w:pPr>
      <w:r>
        <w:rPr>
          <w:sz w:val="24"/>
          <w:szCs w:val="24"/>
        </w:rPr>
        <w:t>Compliance Statement</w:t>
      </w:r>
    </w:p>
    <w:p w14:paraId="4A064B89" w14:textId="77777777" w:rsidR="00685B77" w:rsidRDefault="00C233E5" w:rsidP="00F83F99">
      <w:pPr>
        <w:pStyle w:val="ListParagraph"/>
        <w:numPr>
          <w:ilvl w:val="1"/>
          <w:numId w:val="1"/>
        </w:numPr>
        <w:spacing w:after="120" w:line="360" w:lineRule="auto"/>
        <w:rPr>
          <w:sz w:val="24"/>
          <w:szCs w:val="24"/>
        </w:rPr>
      </w:pPr>
      <w:r>
        <w:rPr>
          <w:sz w:val="24"/>
          <w:szCs w:val="24"/>
        </w:rPr>
        <w:t>All other contents of package</w:t>
      </w:r>
    </w:p>
    <w:p w14:paraId="6E8CAB52" w14:textId="77777777" w:rsidR="00D70E85" w:rsidRDefault="00D70E85" w:rsidP="00F83F99">
      <w:pPr>
        <w:spacing w:after="120" w:line="360" w:lineRule="auto"/>
        <w:rPr>
          <w:b/>
          <w:sz w:val="28"/>
          <w:szCs w:val="24"/>
        </w:rPr>
      </w:pPr>
      <w:r>
        <w:rPr>
          <w:b/>
          <w:sz w:val="28"/>
          <w:szCs w:val="24"/>
        </w:rPr>
        <w:t xml:space="preserve">Using ArcGIS </w:t>
      </w:r>
    </w:p>
    <w:p w14:paraId="1BFD0D36" w14:textId="77777777" w:rsidR="00DE2E3B" w:rsidRDefault="00D96349" w:rsidP="00DE2E3B">
      <w:pPr>
        <w:rPr>
          <w:sz w:val="24"/>
          <w:szCs w:val="24"/>
        </w:rPr>
      </w:pPr>
      <w:r>
        <w:rPr>
          <w:noProof/>
        </w:rPr>
        <w:drawing>
          <wp:anchor distT="0" distB="0" distL="114300" distR="114300" simplePos="0" relativeHeight="251661312" behindDoc="0" locked="0" layoutInCell="1" allowOverlap="1" wp14:anchorId="5708AC2D" wp14:editId="02C21683">
            <wp:simplePos x="0" y="0"/>
            <wp:positionH relativeFrom="column">
              <wp:posOffset>3774220</wp:posOffset>
            </wp:positionH>
            <wp:positionV relativeFrom="paragraph">
              <wp:posOffset>1486535</wp:posOffset>
            </wp:positionV>
            <wp:extent cx="2186609" cy="378122"/>
            <wp:effectExtent l="0" t="0" r="4445"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186609" cy="378122"/>
                    </a:xfrm>
                    <a:prstGeom prst="rect">
                      <a:avLst/>
                    </a:prstGeom>
                  </pic:spPr>
                </pic:pic>
              </a:graphicData>
            </a:graphic>
            <wp14:sizeRelH relativeFrom="page">
              <wp14:pctWidth>0</wp14:pctWidth>
            </wp14:sizeRelH>
            <wp14:sizeRelV relativeFrom="page">
              <wp14:pctHeight>0</wp14:pctHeight>
            </wp14:sizeRelV>
          </wp:anchor>
        </w:drawing>
      </w:r>
      <w:r w:rsidR="00D70E85">
        <w:rPr>
          <w:sz w:val="24"/>
          <w:szCs w:val="24"/>
        </w:rPr>
        <w:t xml:space="preserve">A layer file containing all the </w:t>
      </w:r>
      <w:r>
        <w:rPr>
          <w:sz w:val="24"/>
          <w:szCs w:val="24"/>
        </w:rPr>
        <w:t xml:space="preserve">data </w:t>
      </w:r>
      <w:r w:rsidR="00D70E85">
        <w:rPr>
          <w:sz w:val="24"/>
          <w:szCs w:val="24"/>
        </w:rPr>
        <w:t xml:space="preserve">needed to conduct permit pre-review can be found at </w:t>
      </w:r>
      <w:r w:rsidR="00D70E85" w:rsidRPr="005F69F3">
        <w:rPr>
          <w:sz w:val="24"/>
          <w:szCs w:val="24"/>
        </w:rPr>
        <w:t>V:\lum\LUR\</w:t>
      </w:r>
      <w:r w:rsidR="00D70E85">
        <w:rPr>
          <w:sz w:val="24"/>
          <w:szCs w:val="24"/>
        </w:rPr>
        <w:t>Pre-Review-Templ</w:t>
      </w:r>
      <w:r w:rsidR="00CD4C17">
        <w:rPr>
          <w:sz w:val="24"/>
          <w:szCs w:val="24"/>
        </w:rPr>
        <w:t xml:space="preserve">ates. To load the layer on </w:t>
      </w:r>
      <w:r w:rsidR="00D70E85">
        <w:rPr>
          <w:sz w:val="24"/>
          <w:szCs w:val="24"/>
        </w:rPr>
        <w:t>Arc</w:t>
      </w:r>
      <w:r>
        <w:rPr>
          <w:sz w:val="24"/>
          <w:szCs w:val="24"/>
        </w:rPr>
        <w:t>Map</w:t>
      </w:r>
      <w:r w:rsidR="00D70E85">
        <w:rPr>
          <w:sz w:val="24"/>
          <w:szCs w:val="24"/>
        </w:rPr>
        <w:t xml:space="preserve">, access the catalogue window </w:t>
      </w:r>
      <w:r w:rsidR="00CD4C17">
        <w:rPr>
          <w:sz w:val="24"/>
          <w:szCs w:val="24"/>
        </w:rPr>
        <w:t xml:space="preserve">by clicking on the file cabinet icon located on your toolbar </w:t>
      </w:r>
      <w:r w:rsidR="00CD4C17">
        <w:rPr>
          <w:noProof/>
          <w:sz w:val="24"/>
          <w:szCs w:val="24"/>
        </w:rPr>
        <w:drawing>
          <wp:inline distT="0" distB="0" distL="0" distR="0" wp14:anchorId="6AE66319" wp14:editId="2374A92D">
            <wp:extent cx="1343025" cy="257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257175"/>
                    </a:xfrm>
                    <a:prstGeom prst="rect">
                      <a:avLst/>
                    </a:prstGeom>
                    <a:noFill/>
                    <a:ln>
                      <a:noFill/>
                    </a:ln>
                  </pic:spPr>
                </pic:pic>
              </a:graphicData>
            </a:graphic>
          </wp:inline>
        </w:drawing>
      </w:r>
      <w:r w:rsidR="00CD4C17">
        <w:rPr>
          <w:sz w:val="24"/>
          <w:szCs w:val="24"/>
        </w:rPr>
        <w:t xml:space="preserve"> </w:t>
      </w:r>
      <w:r w:rsidR="00D70E85">
        <w:rPr>
          <w:sz w:val="24"/>
          <w:szCs w:val="24"/>
        </w:rPr>
        <w:t xml:space="preserve">and click on the icon </w:t>
      </w:r>
      <w:r>
        <w:rPr>
          <w:sz w:val="24"/>
          <w:szCs w:val="24"/>
        </w:rPr>
        <w:t xml:space="preserve">that is a folder </w:t>
      </w:r>
      <w:r w:rsidR="00B16BDC">
        <w:rPr>
          <w:sz w:val="24"/>
          <w:szCs w:val="24"/>
        </w:rPr>
        <w:t>with a</w:t>
      </w:r>
      <w:r w:rsidR="00D70E85">
        <w:rPr>
          <w:sz w:val="24"/>
          <w:szCs w:val="24"/>
        </w:rPr>
        <w:t xml:space="preserve"> plus sign</w:t>
      </w:r>
      <w:r w:rsidRPr="00D96349">
        <w:rPr>
          <w:noProof/>
        </w:rPr>
        <w:t xml:space="preserve"> </w:t>
      </w:r>
      <w:r>
        <w:rPr>
          <w:noProof/>
        </w:rPr>
        <w:drawing>
          <wp:inline distT="0" distB="0" distL="0" distR="0" wp14:anchorId="4D8AEDE7" wp14:editId="65D5867D">
            <wp:extent cx="295275" cy="228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5275" cy="228600"/>
                    </a:xfrm>
                    <a:prstGeom prst="rect">
                      <a:avLst/>
                    </a:prstGeom>
                  </pic:spPr>
                </pic:pic>
              </a:graphicData>
            </a:graphic>
          </wp:inline>
        </w:drawing>
      </w:r>
      <w:r w:rsidR="00CD4C17">
        <w:rPr>
          <w:noProof/>
        </w:rPr>
        <w:t xml:space="preserve"> to connect to the approriate folder</w:t>
      </w:r>
      <w:r w:rsidR="00B16BDC">
        <w:rPr>
          <w:noProof/>
        </w:rPr>
        <w:t xml:space="preserve"> location</w:t>
      </w:r>
      <w:r w:rsidR="00D70E85">
        <w:rPr>
          <w:sz w:val="24"/>
          <w:szCs w:val="24"/>
        </w:rPr>
        <w:t xml:space="preserve">. Navigate to </w:t>
      </w:r>
      <w:hyperlink r:id="rId10" w:history="1">
        <w:r w:rsidR="00BD6CBC">
          <w:rPr>
            <w:rStyle w:val="Hyperlink"/>
            <w:sz w:val="24"/>
            <w:szCs w:val="24"/>
          </w:rPr>
          <w:t>V:\lum\LUR\Pre-Review Resources</w:t>
        </w:r>
      </w:hyperlink>
      <w:r w:rsidR="00A42CA5">
        <w:rPr>
          <w:sz w:val="24"/>
          <w:szCs w:val="24"/>
        </w:rPr>
        <w:t xml:space="preserve"> </w:t>
      </w:r>
      <w:r w:rsidR="00D70E85">
        <w:rPr>
          <w:sz w:val="24"/>
          <w:szCs w:val="24"/>
        </w:rPr>
        <w:t xml:space="preserve">and click </w:t>
      </w:r>
      <w:r w:rsidR="00D70E85" w:rsidRPr="00B16BDC">
        <w:rPr>
          <w:b/>
          <w:sz w:val="24"/>
          <w:szCs w:val="24"/>
        </w:rPr>
        <w:t>OK</w:t>
      </w:r>
      <w:r w:rsidR="00D70E85">
        <w:rPr>
          <w:sz w:val="24"/>
          <w:szCs w:val="24"/>
        </w:rPr>
        <w:t>.</w:t>
      </w:r>
      <w:r w:rsidRPr="00D96349">
        <w:rPr>
          <w:noProof/>
        </w:rPr>
        <w:t xml:space="preserve"> </w:t>
      </w:r>
      <w:r w:rsidR="00D70E85">
        <w:rPr>
          <w:sz w:val="24"/>
          <w:szCs w:val="24"/>
        </w:rPr>
        <w:t>Once you have connecte</w:t>
      </w:r>
      <w:r>
        <w:rPr>
          <w:sz w:val="24"/>
          <w:szCs w:val="24"/>
        </w:rPr>
        <w:t>d to the folder, you can drag</w:t>
      </w:r>
      <w:r w:rsidR="00D70E85">
        <w:rPr>
          <w:sz w:val="24"/>
          <w:szCs w:val="24"/>
        </w:rPr>
        <w:t xml:space="preserve"> the </w:t>
      </w:r>
      <w:r>
        <w:rPr>
          <w:sz w:val="24"/>
          <w:szCs w:val="24"/>
        </w:rPr>
        <w:t>layer file labeled “</w:t>
      </w:r>
      <w:r w:rsidRPr="00B16BDC">
        <w:rPr>
          <w:b/>
          <w:sz w:val="24"/>
          <w:szCs w:val="24"/>
        </w:rPr>
        <w:t>Pre_Review_Template.lyr</w:t>
      </w:r>
      <w:r>
        <w:rPr>
          <w:sz w:val="24"/>
          <w:szCs w:val="24"/>
        </w:rPr>
        <w:t xml:space="preserve">” with the </w:t>
      </w:r>
      <w:r w:rsidR="00D70E85">
        <w:rPr>
          <w:sz w:val="24"/>
          <w:szCs w:val="24"/>
        </w:rPr>
        <w:t>orange diamond icon</w:t>
      </w:r>
      <w:r w:rsidRPr="00D96349">
        <w:rPr>
          <w:noProof/>
        </w:rPr>
        <w:t xml:space="preserve"> </w:t>
      </w:r>
      <w:r>
        <w:rPr>
          <w:noProof/>
        </w:rPr>
        <w:drawing>
          <wp:inline distT="0" distB="0" distL="0" distR="0" wp14:anchorId="4B9565DE" wp14:editId="3D71C42C">
            <wp:extent cx="1590675" cy="161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90675" cy="161925"/>
                    </a:xfrm>
                    <a:prstGeom prst="rect">
                      <a:avLst/>
                    </a:prstGeom>
                  </pic:spPr>
                </pic:pic>
              </a:graphicData>
            </a:graphic>
          </wp:inline>
        </w:drawing>
      </w:r>
      <w:r w:rsidR="00D70E85">
        <w:rPr>
          <w:sz w:val="24"/>
          <w:szCs w:val="24"/>
        </w:rPr>
        <w:t xml:space="preserve"> to your table of contents</w:t>
      </w:r>
      <w:r w:rsidR="00DE2E3B">
        <w:rPr>
          <w:sz w:val="24"/>
          <w:szCs w:val="24"/>
        </w:rPr>
        <w:t xml:space="preserve"> window.</w:t>
      </w:r>
    </w:p>
    <w:p w14:paraId="5EF299A4" w14:textId="55F081EB" w:rsidR="00DE2E3B" w:rsidRDefault="00DE2E3B" w:rsidP="00DE2E3B">
      <w:pPr>
        <w:rPr>
          <w:rFonts w:ascii="Liberation Sans" w:hAnsi="Liberation Sans"/>
          <w:color w:val="000000"/>
          <w:sz w:val="24"/>
          <w:szCs w:val="24"/>
        </w:rPr>
      </w:pPr>
      <w:r>
        <w:rPr>
          <w:sz w:val="24"/>
          <w:szCs w:val="24"/>
        </w:rPr>
        <w:t xml:space="preserve"> To add the DEP Data toolbar to your ArcView, follow the instructions found at: </w:t>
      </w:r>
      <w:hyperlink r:id="rId12" w:history="1">
        <w:r>
          <w:rPr>
            <w:rStyle w:val="Hyperlink"/>
            <w:rFonts w:ascii="Liberation Sans" w:hAnsi="Liberation Sans"/>
            <w:sz w:val="24"/>
            <w:szCs w:val="24"/>
          </w:rPr>
          <w:t>http://depnet.dep.state.nj.us/dep-intranet/gis/deptoolbar.html</w:t>
        </w:r>
      </w:hyperlink>
      <w:r>
        <w:rPr>
          <w:rFonts w:ascii="Liberation Sans" w:hAnsi="Liberation Sans"/>
          <w:color w:val="000000"/>
          <w:sz w:val="24"/>
          <w:szCs w:val="24"/>
        </w:rPr>
        <w:t xml:space="preserve"> </w:t>
      </w:r>
    </w:p>
    <w:p w14:paraId="6E8AF9CC" w14:textId="6C0DC778" w:rsidR="0067181F" w:rsidRPr="00DE2E3B" w:rsidRDefault="0067181F" w:rsidP="00F83F99">
      <w:pPr>
        <w:spacing w:after="120" w:line="360" w:lineRule="auto"/>
        <w:rPr>
          <w:sz w:val="24"/>
          <w:szCs w:val="24"/>
        </w:rPr>
      </w:pPr>
    </w:p>
    <w:p w14:paraId="649DEB83" w14:textId="77777777" w:rsidR="00D5545B" w:rsidRDefault="00F42300" w:rsidP="00F83F99">
      <w:pPr>
        <w:spacing w:after="120" w:line="360" w:lineRule="auto"/>
        <w:rPr>
          <w:b/>
          <w:sz w:val="28"/>
          <w:szCs w:val="24"/>
        </w:rPr>
      </w:pPr>
      <w:r w:rsidRPr="00F42300">
        <w:rPr>
          <w:b/>
          <w:sz w:val="28"/>
          <w:szCs w:val="24"/>
        </w:rPr>
        <w:t xml:space="preserve">Explanation of Sections in Pre-Review </w:t>
      </w:r>
      <w:r w:rsidR="00CD10C3">
        <w:rPr>
          <w:b/>
          <w:sz w:val="28"/>
          <w:szCs w:val="24"/>
        </w:rPr>
        <w:t>Checklists</w:t>
      </w:r>
      <w:r w:rsidRPr="00F42300">
        <w:rPr>
          <w:b/>
          <w:sz w:val="28"/>
          <w:szCs w:val="24"/>
        </w:rPr>
        <w:t>:</w:t>
      </w:r>
    </w:p>
    <w:p w14:paraId="1960E9B8" w14:textId="77777777" w:rsidR="00C4628D" w:rsidRDefault="00CC5BEC" w:rsidP="00F83F99">
      <w:pPr>
        <w:spacing w:after="120" w:line="360" w:lineRule="auto"/>
        <w:rPr>
          <w:ins w:id="0" w:author="Dunne, Lisa" w:date="2016-07-21T11:18:00Z"/>
          <w:sz w:val="24"/>
          <w:szCs w:val="24"/>
        </w:rPr>
      </w:pPr>
      <w:r w:rsidRPr="0054586A">
        <w:rPr>
          <w:b/>
          <w:sz w:val="24"/>
          <w:szCs w:val="24"/>
          <w:u w:val="single"/>
        </w:rPr>
        <w:t>Previously issued authorizations or violations onsite</w:t>
      </w:r>
      <w:r w:rsidRPr="00CC5BEC">
        <w:rPr>
          <w:b/>
          <w:sz w:val="24"/>
          <w:szCs w:val="24"/>
        </w:rPr>
        <w:t xml:space="preserve">: </w:t>
      </w:r>
      <w:r>
        <w:rPr>
          <w:sz w:val="24"/>
          <w:szCs w:val="24"/>
        </w:rPr>
        <w:t xml:space="preserve">Search the file number in NJEMS to see if there are any previously issued determinations, authorizations, or </w:t>
      </w:r>
      <w:r w:rsidR="00E61410">
        <w:rPr>
          <w:sz w:val="24"/>
          <w:szCs w:val="24"/>
        </w:rPr>
        <w:t>violations onsite.</w:t>
      </w:r>
      <w:ins w:id="1" w:author="Dunne, Lisa" w:date="2016-07-21T11:18:00Z">
        <w:r w:rsidR="00C4628D">
          <w:rPr>
            <w:sz w:val="24"/>
            <w:szCs w:val="24"/>
          </w:rPr>
          <w:t xml:space="preserve"> </w:t>
        </w:r>
      </w:ins>
      <w:moveToRangeStart w:id="2" w:author="Dunne, Lisa" w:date="2016-07-21T11:18:00Z" w:name="move456863210"/>
      <w:moveTo w:id="3" w:author="Dunne, Lisa" w:date="2016-07-21T11:18:00Z">
        <w:r w:rsidR="00C4628D">
          <w:rPr>
            <w:sz w:val="24"/>
            <w:szCs w:val="24"/>
          </w:rPr>
          <w:t>Previous permit authorizations may place constraints on future development onsite</w:t>
        </w:r>
      </w:moveTo>
      <w:ins w:id="4" w:author="Dunne, Lisa" w:date="2016-07-21T11:18:00Z">
        <w:r w:rsidR="00C4628D">
          <w:rPr>
            <w:sz w:val="24"/>
            <w:szCs w:val="24"/>
          </w:rPr>
          <w:t>, therefore it is important to document all authorizations that have been granted by DLUR.</w:t>
        </w:r>
      </w:ins>
      <w:moveTo w:id="5" w:author="Dunne, Lisa" w:date="2016-07-21T11:18:00Z">
        <w:del w:id="6" w:author="Dunne, Lisa" w:date="2016-07-21T11:18:00Z">
          <w:r w:rsidR="00C4628D" w:rsidDel="00C4628D">
            <w:rPr>
              <w:sz w:val="24"/>
              <w:szCs w:val="24"/>
            </w:rPr>
            <w:delText>.</w:delText>
          </w:r>
        </w:del>
        <w:r w:rsidR="00C4628D">
          <w:rPr>
            <w:sz w:val="24"/>
            <w:szCs w:val="24"/>
          </w:rPr>
          <w:t xml:space="preserve"> </w:t>
        </w:r>
      </w:moveTo>
      <w:moveToRangeEnd w:id="2"/>
      <w:r w:rsidR="0054586A">
        <w:rPr>
          <w:sz w:val="24"/>
          <w:szCs w:val="24"/>
        </w:rPr>
        <w:t xml:space="preserve"> If nothing comes up in NJEMS,</w:t>
      </w:r>
      <w:ins w:id="7" w:author="Dunne, Lisa" w:date="2016-07-21T11:16:00Z">
        <w:r w:rsidR="00C4628D">
          <w:rPr>
            <w:sz w:val="24"/>
            <w:szCs w:val="24"/>
          </w:rPr>
          <w:t xml:space="preserve"> and historical aerials show that there was development onsite that may have needed wetlands authorizations, you can check Paradox, which contains information for authorizations prior to 2002</w:t>
        </w:r>
      </w:ins>
      <w:del w:id="8" w:author="Dunne, Lisa" w:date="2016-07-21T11:16:00Z">
        <w:r w:rsidR="0054586A" w:rsidDel="00C4628D">
          <w:rPr>
            <w:sz w:val="24"/>
            <w:szCs w:val="24"/>
          </w:rPr>
          <w:delText xml:space="preserve"> you may need to look in older database </w:delText>
        </w:r>
        <w:r w:rsidR="00BF6C4C" w:rsidDel="00C4628D">
          <w:rPr>
            <w:sz w:val="24"/>
            <w:szCs w:val="24"/>
          </w:rPr>
          <w:delText>(</w:delText>
        </w:r>
        <w:r w:rsidR="0054586A" w:rsidDel="00C4628D">
          <w:rPr>
            <w:sz w:val="24"/>
            <w:szCs w:val="24"/>
          </w:rPr>
          <w:delText>Paradox</w:delText>
        </w:r>
        <w:r w:rsidR="00BF6C4C" w:rsidDel="00C4628D">
          <w:rPr>
            <w:sz w:val="24"/>
            <w:szCs w:val="24"/>
          </w:rPr>
          <w:delText>)</w:delText>
        </w:r>
      </w:del>
      <w:r w:rsidR="0054586A">
        <w:rPr>
          <w:sz w:val="24"/>
          <w:szCs w:val="24"/>
        </w:rPr>
        <w:t xml:space="preserve">. </w:t>
      </w:r>
    </w:p>
    <w:p w14:paraId="35F2E540" w14:textId="77777777" w:rsidR="00C4628D" w:rsidRDefault="00C4628D" w:rsidP="00F83F99">
      <w:pPr>
        <w:spacing w:after="120" w:line="360" w:lineRule="auto"/>
        <w:rPr>
          <w:ins w:id="9" w:author="Dunne, Lisa" w:date="2016-07-21T11:22:00Z"/>
          <w:sz w:val="24"/>
          <w:szCs w:val="24"/>
        </w:rPr>
      </w:pPr>
      <w:ins w:id="10" w:author="Dunne, Lisa" w:date="2016-07-21T11:18:00Z">
        <w:r>
          <w:rPr>
            <w:sz w:val="24"/>
            <w:szCs w:val="24"/>
          </w:rPr>
          <w:tab/>
          <w:t xml:space="preserve">Using Paradox: </w:t>
        </w:r>
      </w:ins>
    </w:p>
    <w:p w14:paraId="4251A4F0" w14:textId="77777777" w:rsidR="00C4628D" w:rsidRPr="00C4628D" w:rsidRDefault="00C4628D">
      <w:pPr>
        <w:pStyle w:val="ListParagraph"/>
        <w:numPr>
          <w:ilvl w:val="0"/>
          <w:numId w:val="27"/>
        </w:numPr>
        <w:spacing w:after="120" w:line="360" w:lineRule="auto"/>
        <w:rPr>
          <w:ins w:id="11" w:author="Dunne, Lisa" w:date="2016-07-21T11:19:00Z"/>
          <w:sz w:val="24"/>
          <w:szCs w:val="24"/>
          <w:rPrChange w:id="12" w:author="Dunne, Lisa" w:date="2016-07-21T11:22:00Z">
            <w:rPr>
              <w:ins w:id="13" w:author="Dunne, Lisa" w:date="2016-07-21T11:19:00Z"/>
            </w:rPr>
          </w:rPrChange>
        </w:rPr>
        <w:pPrChange w:id="14" w:author="Dunne, Lisa" w:date="2016-07-21T11:22:00Z">
          <w:pPr>
            <w:spacing w:after="120" w:line="360" w:lineRule="auto"/>
          </w:pPr>
        </w:pPrChange>
      </w:pPr>
      <w:ins w:id="15" w:author="Dunne, Lisa" w:date="2016-07-21T11:22:00Z">
        <w:r w:rsidRPr="00C4628D">
          <w:rPr>
            <w:sz w:val="24"/>
            <w:szCs w:val="24"/>
            <w:rPrChange w:id="16" w:author="Dunne, Lisa" w:date="2016-07-21T11:22:00Z">
              <w:rPr/>
            </w:rPrChange>
          </w:rPr>
          <w:t xml:space="preserve">Navigate to depnet/ and click on Web Intelligence </w:t>
        </w:r>
        <w:r>
          <w:rPr>
            <w:sz w:val="24"/>
            <w:szCs w:val="24"/>
          </w:rPr>
          <w:t xml:space="preserve">on the left hand list </w:t>
        </w:r>
      </w:ins>
    </w:p>
    <w:p w14:paraId="5131591D" w14:textId="77777777" w:rsidR="00C4628D" w:rsidRDefault="00C4628D" w:rsidP="00F83F99">
      <w:pPr>
        <w:spacing w:after="120" w:line="360" w:lineRule="auto"/>
        <w:rPr>
          <w:ins w:id="17" w:author="Dunne, Lisa" w:date="2016-07-21T11:19:00Z"/>
          <w:sz w:val="24"/>
          <w:szCs w:val="24"/>
        </w:rPr>
      </w:pPr>
      <w:ins w:id="18" w:author="Dunne, Lisa" w:date="2016-07-21T11:19:00Z">
        <w:r>
          <w:rPr>
            <w:sz w:val="24"/>
            <w:szCs w:val="24"/>
          </w:rPr>
          <w:tab/>
          <w:t xml:space="preserve">User name: firstinitiallastname ie: jsmith </w:t>
        </w:r>
      </w:ins>
    </w:p>
    <w:p w14:paraId="6D3483C6" w14:textId="77777777" w:rsidR="00C4628D" w:rsidRDefault="00C4628D" w:rsidP="00F83F99">
      <w:pPr>
        <w:spacing w:after="120" w:line="360" w:lineRule="auto"/>
        <w:rPr>
          <w:ins w:id="19" w:author="Dunne, Lisa" w:date="2016-07-21T11:19:00Z"/>
          <w:sz w:val="24"/>
          <w:szCs w:val="24"/>
        </w:rPr>
      </w:pPr>
      <w:ins w:id="20" w:author="Dunne, Lisa" w:date="2016-07-21T11:19:00Z">
        <w:r>
          <w:rPr>
            <w:sz w:val="24"/>
            <w:szCs w:val="24"/>
          </w:rPr>
          <w:tab/>
          <w:t xml:space="preserve">Password: firstinitiallastname ie: jsmith </w:t>
        </w:r>
      </w:ins>
    </w:p>
    <w:p w14:paraId="12B045C2" w14:textId="77777777" w:rsidR="00C4628D" w:rsidRDefault="00C4628D" w:rsidP="00F83F99">
      <w:pPr>
        <w:spacing w:after="120" w:line="360" w:lineRule="auto"/>
        <w:rPr>
          <w:ins w:id="21" w:author="Dunne, Lisa" w:date="2016-07-21T11:22:00Z"/>
        </w:rPr>
      </w:pPr>
      <w:ins w:id="22" w:author="Dunne, Lisa" w:date="2016-07-21T11:19:00Z">
        <w:r>
          <w:rPr>
            <w:sz w:val="24"/>
            <w:szCs w:val="24"/>
          </w:rPr>
          <w:lastRenderedPageBreak/>
          <w:tab/>
          <w:t xml:space="preserve">If you </w:t>
        </w:r>
      </w:ins>
      <w:ins w:id="23" w:author="Dunne, Lisa" w:date="2016-07-21T11:21:00Z">
        <w:r>
          <w:rPr>
            <w:sz w:val="24"/>
            <w:szCs w:val="24"/>
          </w:rPr>
          <w:t>cannot</w:t>
        </w:r>
      </w:ins>
      <w:ins w:id="24" w:author="Dunne, Lisa" w:date="2016-07-21T11:19:00Z">
        <w:r>
          <w:rPr>
            <w:sz w:val="24"/>
            <w:szCs w:val="24"/>
          </w:rPr>
          <w:t xml:space="preserve"> gain access </w:t>
        </w:r>
      </w:ins>
      <w:ins w:id="25" w:author="Dunne, Lisa" w:date="2016-07-21T11:20:00Z">
        <w:r>
          <w:rPr>
            <w:sz w:val="24"/>
            <w:szCs w:val="24"/>
          </w:rPr>
          <w:t xml:space="preserve">with this combination of username/password, email Imran Hussain at </w:t>
        </w:r>
      </w:ins>
      <w:ins w:id="26" w:author="Dunne, Lisa" w:date="2016-07-21T11:21:00Z">
        <w:r>
          <w:rPr>
            <w:sz w:val="24"/>
            <w:szCs w:val="24"/>
          </w:rPr>
          <w:fldChar w:fldCharType="begin"/>
        </w:r>
        <w:r>
          <w:rPr>
            <w:sz w:val="24"/>
            <w:szCs w:val="24"/>
          </w:rPr>
          <w:instrText xml:space="preserve"> HYPERLINK "mailto:Imran</w:instrText>
        </w:r>
      </w:ins>
      <w:ins w:id="27" w:author="Dunne, Lisa" w:date="2016-07-21T11:20:00Z">
        <w:r>
          <w:rPr>
            <w:sz w:val="24"/>
            <w:szCs w:val="24"/>
          </w:rPr>
          <w:instrText>.</w:instrText>
        </w:r>
      </w:ins>
      <w:ins w:id="28" w:author="Dunne, Lisa" w:date="2016-07-21T11:21:00Z">
        <w:r>
          <w:rPr>
            <w:sz w:val="24"/>
            <w:szCs w:val="24"/>
          </w:rPr>
          <w:instrText xml:space="preserve">hussain@dep.nj.gov" </w:instrText>
        </w:r>
        <w:r>
          <w:rPr>
            <w:sz w:val="24"/>
            <w:szCs w:val="24"/>
          </w:rPr>
          <w:fldChar w:fldCharType="separate"/>
        </w:r>
        <w:r w:rsidRPr="00A97CF5">
          <w:rPr>
            <w:rStyle w:val="Hyperlink"/>
            <w:sz w:val="24"/>
            <w:szCs w:val="24"/>
          </w:rPr>
          <w:t>Imran</w:t>
        </w:r>
      </w:ins>
      <w:ins w:id="29" w:author="Dunne, Lisa" w:date="2016-07-21T11:20:00Z">
        <w:r w:rsidRPr="00A97CF5">
          <w:rPr>
            <w:rStyle w:val="Hyperlink"/>
            <w:sz w:val="24"/>
            <w:szCs w:val="24"/>
          </w:rPr>
          <w:t>.</w:t>
        </w:r>
      </w:ins>
      <w:ins w:id="30" w:author="Dunne, Lisa" w:date="2016-07-21T11:21:00Z">
        <w:r w:rsidRPr="00A97CF5">
          <w:rPr>
            <w:rStyle w:val="Hyperlink"/>
            <w:sz w:val="24"/>
            <w:szCs w:val="24"/>
          </w:rPr>
          <w:t>hussain@dep.nj.gov</w:t>
        </w:r>
        <w:r>
          <w:rPr>
            <w:sz w:val="24"/>
            <w:szCs w:val="24"/>
          </w:rPr>
          <w:fldChar w:fldCharType="end"/>
        </w:r>
        <w:r>
          <w:rPr>
            <w:sz w:val="24"/>
            <w:szCs w:val="24"/>
          </w:rPr>
          <w:t xml:space="preserve"> </w:t>
        </w:r>
        <w:r>
          <w:t xml:space="preserve">to request access to web intelligence. He will provide you with login information. </w:t>
        </w:r>
      </w:ins>
    </w:p>
    <w:p w14:paraId="0F70DCA6" w14:textId="77777777" w:rsidR="00C4628D" w:rsidRDefault="00C4628D">
      <w:pPr>
        <w:pStyle w:val="ListParagraph"/>
        <w:numPr>
          <w:ilvl w:val="0"/>
          <w:numId w:val="27"/>
        </w:numPr>
        <w:spacing w:after="120" w:line="360" w:lineRule="auto"/>
        <w:rPr>
          <w:sz w:val="24"/>
          <w:szCs w:val="24"/>
        </w:rPr>
        <w:pPrChange w:id="31" w:author="Dunne, Lisa" w:date="2016-07-21T11:22:00Z">
          <w:pPr>
            <w:spacing w:after="120" w:line="360" w:lineRule="auto"/>
          </w:pPr>
        </w:pPrChange>
      </w:pPr>
      <w:ins w:id="32" w:author="Dunne, Lisa" w:date="2016-07-21T11:22:00Z">
        <w:r>
          <w:rPr>
            <w:sz w:val="24"/>
            <w:szCs w:val="24"/>
          </w:rPr>
          <w:t xml:space="preserve">Click on Documents on the left hand side. </w:t>
        </w:r>
      </w:ins>
    </w:p>
    <w:p w14:paraId="2831B57A" w14:textId="6C639F34" w:rsidR="0042711A" w:rsidRDefault="0042711A" w:rsidP="0042711A">
      <w:pPr>
        <w:pStyle w:val="ListParagraph"/>
        <w:numPr>
          <w:ilvl w:val="0"/>
          <w:numId w:val="27"/>
        </w:numPr>
        <w:spacing w:after="120" w:line="360" w:lineRule="auto"/>
        <w:rPr>
          <w:ins w:id="33" w:author="Dunne, Lisa" w:date="2016-07-21T11:22:00Z"/>
          <w:sz w:val="24"/>
          <w:szCs w:val="24"/>
        </w:rPr>
      </w:pPr>
      <w:r>
        <w:rPr>
          <w:sz w:val="24"/>
          <w:szCs w:val="24"/>
        </w:rPr>
        <w:t>Expand the Public Documents tab on the left hand side. Navigate down to Land Use and expand. Open Paradox.</w:t>
      </w:r>
    </w:p>
    <w:p w14:paraId="77CD967B" w14:textId="77777777" w:rsidR="00C4628D" w:rsidRPr="00C4628D" w:rsidRDefault="00C4628D">
      <w:pPr>
        <w:pStyle w:val="ListParagraph"/>
        <w:numPr>
          <w:ilvl w:val="0"/>
          <w:numId w:val="27"/>
        </w:numPr>
        <w:spacing w:after="120" w:line="360" w:lineRule="auto"/>
        <w:rPr>
          <w:ins w:id="34" w:author="Dunne, Lisa" w:date="2016-07-21T11:22:00Z"/>
          <w:sz w:val="24"/>
          <w:szCs w:val="24"/>
          <w:rPrChange w:id="35" w:author="Dunne, Lisa" w:date="2016-07-21T11:22:00Z">
            <w:rPr>
              <w:ins w:id="36" w:author="Dunne, Lisa" w:date="2016-07-21T11:22:00Z"/>
            </w:rPr>
          </w:rPrChange>
        </w:rPr>
        <w:pPrChange w:id="37" w:author="Dunne, Lisa" w:date="2016-07-21T11:22:00Z">
          <w:pPr>
            <w:spacing w:after="120" w:line="360" w:lineRule="auto"/>
          </w:pPr>
        </w:pPrChange>
      </w:pPr>
      <w:ins w:id="38" w:author="Dunne, Lisa" w:date="2016-07-21T11:22:00Z">
        <w:r>
          <w:rPr>
            <w:sz w:val="24"/>
            <w:szCs w:val="24"/>
          </w:rPr>
          <w:t xml:space="preserve">Choose your search method under the Title list. Searching by block-lot and county-municipality or by file </w:t>
        </w:r>
      </w:ins>
      <w:ins w:id="39" w:author="Dunne, Lisa" w:date="2016-07-21T11:23:00Z">
        <w:r>
          <w:rPr>
            <w:sz w:val="24"/>
            <w:szCs w:val="24"/>
          </w:rPr>
          <w:t>number are the easiest ways to find your site. Enter the site information and click “run request</w:t>
        </w:r>
      </w:ins>
      <w:ins w:id="40" w:author="Dunne, Lisa" w:date="2016-07-21T11:24:00Z">
        <w:r>
          <w:rPr>
            <w:sz w:val="24"/>
            <w:szCs w:val="24"/>
          </w:rPr>
          <w:t xml:space="preserve">”. If there are approvals on the site, a report will be generated which details the file number, site location, permit type, owner, and program manager. </w:t>
        </w:r>
      </w:ins>
      <w:ins w:id="41" w:author="Dunne, Lisa" w:date="2016-07-21T11:25:00Z">
        <w:r>
          <w:rPr>
            <w:sz w:val="24"/>
            <w:szCs w:val="24"/>
          </w:rPr>
          <w:t xml:space="preserve">Use this information to locate the file if necessary.  </w:t>
        </w:r>
      </w:ins>
    </w:p>
    <w:p w14:paraId="2512E625" w14:textId="77777777" w:rsidR="00CC5BEC" w:rsidDel="00C4628D" w:rsidRDefault="0054586A" w:rsidP="00F83F99">
      <w:pPr>
        <w:spacing w:after="120" w:line="360" w:lineRule="auto"/>
        <w:rPr>
          <w:del w:id="42" w:author="Dunne, Lisa" w:date="2016-07-21T11:22:00Z"/>
          <w:sz w:val="24"/>
          <w:szCs w:val="24"/>
        </w:rPr>
      </w:pPr>
      <w:moveFromRangeStart w:id="43" w:author="Dunne, Lisa" w:date="2016-07-21T11:18:00Z" w:name="move456863210"/>
      <w:moveFrom w:id="44" w:author="Dunne, Lisa" w:date="2016-07-21T11:18:00Z">
        <w:del w:id="45" w:author="Dunne, Lisa" w:date="2016-07-21T11:22:00Z">
          <w:r w:rsidDel="00C4628D">
            <w:rPr>
              <w:sz w:val="24"/>
              <w:szCs w:val="24"/>
            </w:rPr>
            <w:delText xml:space="preserve"> </w:delText>
          </w:r>
          <w:r w:rsidR="00245A68" w:rsidDel="00C4628D">
            <w:rPr>
              <w:sz w:val="24"/>
              <w:szCs w:val="24"/>
            </w:rPr>
            <w:delText>Previous</w:delText>
          </w:r>
          <w:r w:rsidR="00C608E0" w:rsidDel="00C4628D">
            <w:rPr>
              <w:sz w:val="24"/>
              <w:szCs w:val="24"/>
            </w:rPr>
            <w:delText xml:space="preserve"> permit authorizations may place constraints on future development onsite. </w:delText>
          </w:r>
        </w:del>
      </w:moveFrom>
      <w:moveFromRangeEnd w:id="43"/>
    </w:p>
    <w:p w14:paraId="6113DDD9" w14:textId="77777777" w:rsidR="0067181F" w:rsidRDefault="0067181F" w:rsidP="00F83F99">
      <w:pPr>
        <w:spacing w:after="120" w:line="360" w:lineRule="auto"/>
        <w:rPr>
          <w:b/>
          <w:sz w:val="24"/>
          <w:szCs w:val="24"/>
          <w:u w:val="single"/>
        </w:rPr>
      </w:pPr>
    </w:p>
    <w:p w14:paraId="5232C7D1" w14:textId="77777777" w:rsidR="00E61410" w:rsidRDefault="00E61410" w:rsidP="00F83F99">
      <w:pPr>
        <w:spacing w:after="120" w:line="360" w:lineRule="auto"/>
        <w:rPr>
          <w:sz w:val="24"/>
          <w:szCs w:val="24"/>
        </w:rPr>
      </w:pPr>
      <w:r w:rsidRPr="0054586A">
        <w:rPr>
          <w:b/>
          <w:sz w:val="24"/>
          <w:szCs w:val="24"/>
          <w:u w:val="single"/>
        </w:rPr>
        <w:t>Historic Aerials:</w:t>
      </w:r>
      <w:r>
        <w:rPr>
          <w:sz w:val="24"/>
          <w:szCs w:val="24"/>
        </w:rPr>
        <w:t xml:space="preserve"> USE ArcGIS</w:t>
      </w:r>
      <w:r w:rsidR="00245A68">
        <w:rPr>
          <w:sz w:val="24"/>
          <w:szCs w:val="24"/>
        </w:rPr>
        <w:t xml:space="preserve"> and Pictometry</w:t>
      </w:r>
      <w:r>
        <w:rPr>
          <w:sz w:val="24"/>
          <w:szCs w:val="24"/>
        </w:rPr>
        <w:t xml:space="preserve"> to look at the land use over the last few decades. If there has been a change of land use without permit authorization, there may be potential for Land Use </w:t>
      </w:r>
      <w:r w:rsidR="0054586A">
        <w:rPr>
          <w:sz w:val="24"/>
          <w:szCs w:val="24"/>
        </w:rPr>
        <w:t xml:space="preserve">Enforcement action. </w:t>
      </w:r>
    </w:p>
    <w:p w14:paraId="01286BAE" w14:textId="77777777" w:rsidR="0067181F" w:rsidRPr="00CC5BEC" w:rsidRDefault="0067181F" w:rsidP="00F83F99">
      <w:pPr>
        <w:spacing w:after="120" w:line="360" w:lineRule="auto"/>
        <w:rPr>
          <w:sz w:val="24"/>
          <w:szCs w:val="24"/>
        </w:rPr>
      </w:pPr>
    </w:p>
    <w:p w14:paraId="06B7A205" w14:textId="77777777" w:rsidR="00A80DB6" w:rsidRDefault="00A80DB6" w:rsidP="00F83F99">
      <w:pPr>
        <w:spacing w:after="120" w:line="360" w:lineRule="auto"/>
        <w:rPr>
          <w:b/>
          <w:sz w:val="24"/>
          <w:szCs w:val="24"/>
          <w:u w:val="single"/>
        </w:rPr>
      </w:pPr>
      <w:r>
        <w:rPr>
          <w:b/>
          <w:sz w:val="24"/>
          <w:szCs w:val="24"/>
          <w:u w:val="single"/>
        </w:rPr>
        <w:t>Flood Hazard Area (FHA)</w:t>
      </w:r>
    </w:p>
    <w:p w14:paraId="4DCF48F2" w14:textId="77777777" w:rsidR="001008A2" w:rsidRPr="008C3C46" w:rsidRDefault="001008A2" w:rsidP="00F83F99">
      <w:pPr>
        <w:spacing w:after="120" w:line="360" w:lineRule="auto"/>
        <w:rPr>
          <w:sz w:val="24"/>
          <w:szCs w:val="24"/>
        </w:rPr>
      </w:pPr>
      <w:r>
        <w:rPr>
          <w:sz w:val="24"/>
          <w:szCs w:val="24"/>
        </w:rPr>
        <w:t xml:space="preserve">A project will require an FHA permit if work is proposed within any FHA regulated areas, which are defined at N.J.A.C. 7:13-2.2 &amp; 2.3. There are number of activities that are allowed in FHA regulated areas without department approval if they meet the requirements set forth at N.J.A.C. 7:13-7.1- Permits-By-Rule. </w:t>
      </w:r>
    </w:p>
    <w:p w14:paraId="242E5AEC" w14:textId="77777777" w:rsidR="00C958D2" w:rsidRDefault="00C958D2" w:rsidP="00F83F99">
      <w:pPr>
        <w:spacing w:after="120" w:line="360" w:lineRule="auto"/>
        <w:rPr>
          <w:sz w:val="24"/>
          <w:szCs w:val="24"/>
        </w:rPr>
      </w:pPr>
      <w:r>
        <w:rPr>
          <w:sz w:val="24"/>
          <w:szCs w:val="24"/>
        </w:rPr>
        <w:t xml:space="preserve">Use ArcGIS </w:t>
      </w:r>
      <w:r w:rsidR="00C44E0E">
        <w:rPr>
          <w:sz w:val="24"/>
          <w:szCs w:val="24"/>
        </w:rPr>
        <w:t xml:space="preserve">to determine if there is a regulated feature onsite: </w:t>
      </w:r>
    </w:p>
    <w:p w14:paraId="2162DA37" w14:textId="77777777" w:rsidR="00C958D2" w:rsidRPr="00C44E0E" w:rsidRDefault="00C958D2" w:rsidP="00F83F99">
      <w:pPr>
        <w:pStyle w:val="ListParagraph"/>
        <w:numPr>
          <w:ilvl w:val="0"/>
          <w:numId w:val="12"/>
        </w:numPr>
        <w:spacing w:after="120" w:line="360" w:lineRule="auto"/>
        <w:rPr>
          <w:sz w:val="24"/>
          <w:szCs w:val="24"/>
        </w:rPr>
      </w:pPr>
      <w:r>
        <w:rPr>
          <w:sz w:val="24"/>
          <w:szCs w:val="24"/>
        </w:rPr>
        <w:t>Apply the “Stream Network 2002” layer to check if a feature falls within your site or use the measure tool to see if a feature is within 300 feet. **</w:t>
      </w:r>
      <w:r w:rsidR="00C44E0E" w:rsidRPr="00C44E0E">
        <w:rPr>
          <w:sz w:val="24"/>
          <w:szCs w:val="24"/>
        </w:rPr>
        <w:t xml:space="preserve"> </w:t>
      </w:r>
      <w:r w:rsidR="00C44E0E">
        <w:rPr>
          <w:sz w:val="24"/>
          <w:szCs w:val="24"/>
        </w:rPr>
        <w:t>(</w:t>
      </w:r>
      <w:r w:rsidR="00C44E0E" w:rsidRPr="00C44E0E">
        <w:rPr>
          <w:sz w:val="24"/>
          <w:szCs w:val="24"/>
        </w:rPr>
        <w:t xml:space="preserve">You can also use </w:t>
      </w:r>
      <w:r w:rsidR="00196323">
        <w:rPr>
          <w:sz w:val="24"/>
          <w:szCs w:val="24"/>
        </w:rPr>
        <w:t>USGS Topoq</w:t>
      </w:r>
      <w:r w:rsidR="00C44E0E" w:rsidRPr="00C44E0E">
        <w:rPr>
          <w:sz w:val="24"/>
          <w:szCs w:val="24"/>
        </w:rPr>
        <w:t>uads found in the “</w:t>
      </w:r>
      <w:r w:rsidR="00196323">
        <w:rPr>
          <w:sz w:val="24"/>
          <w:szCs w:val="24"/>
        </w:rPr>
        <w:t>Imagery</w:t>
      </w:r>
      <w:r w:rsidR="00C44E0E" w:rsidRPr="00C44E0E">
        <w:rPr>
          <w:sz w:val="24"/>
          <w:szCs w:val="24"/>
        </w:rPr>
        <w:t>” category in DEP Data.</w:t>
      </w:r>
      <w:r w:rsidR="00C44E0E">
        <w:rPr>
          <w:sz w:val="24"/>
          <w:szCs w:val="24"/>
        </w:rPr>
        <w:t>)</w:t>
      </w:r>
    </w:p>
    <w:p w14:paraId="685A3895" w14:textId="77777777" w:rsidR="00C958D2" w:rsidRDefault="00C958D2" w:rsidP="00F83F99">
      <w:pPr>
        <w:pStyle w:val="ListParagraph"/>
        <w:numPr>
          <w:ilvl w:val="0"/>
          <w:numId w:val="12"/>
        </w:numPr>
        <w:spacing w:after="120" w:line="360" w:lineRule="auto"/>
        <w:rPr>
          <w:sz w:val="24"/>
          <w:szCs w:val="24"/>
        </w:rPr>
      </w:pPr>
      <w:r>
        <w:rPr>
          <w:sz w:val="24"/>
          <w:szCs w:val="24"/>
        </w:rPr>
        <w:lastRenderedPageBreak/>
        <w:t>Apply the “Surface Water Quality Standards” layer. Expand the table of contents to view the color coding system. **</w:t>
      </w:r>
    </w:p>
    <w:p w14:paraId="6839ACB4" w14:textId="77777777" w:rsidR="00C958D2" w:rsidRPr="00BC6740" w:rsidRDefault="00C958D2" w:rsidP="00F83F99">
      <w:pPr>
        <w:pStyle w:val="ListParagraph"/>
        <w:numPr>
          <w:ilvl w:val="0"/>
          <w:numId w:val="12"/>
        </w:numPr>
        <w:spacing w:after="120" w:line="360" w:lineRule="auto"/>
        <w:rPr>
          <w:sz w:val="24"/>
          <w:szCs w:val="24"/>
        </w:rPr>
      </w:pPr>
      <w:r>
        <w:rPr>
          <w:sz w:val="24"/>
          <w:szCs w:val="24"/>
        </w:rPr>
        <w:t>Apply the “Watersheds (DEPHUC14)” layer to see the water quality standards of the entire watershed. Identify the layer to see the name of the Watershed and Sub-watershed.**</w:t>
      </w:r>
    </w:p>
    <w:p w14:paraId="07A369E8" w14:textId="77777777" w:rsidR="00C958D2" w:rsidRDefault="00C958D2" w:rsidP="00F83F99">
      <w:pPr>
        <w:spacing w:after="120" w:line="360" w:lineRule="auto"/>
        <w:rPr>
          <w:sz w:val="24"/>
          <w:szCs w:val="24"/>
        </w:rPr>
      </w:pPr>
      <w:r>
        <w:rPr>
          <w:sz w:val="24"/>
          <w:szCs w:val="24"/>
        </w:rPr>
        <w:t>**This information is also used to fill out the “Land Use General Info” tab in NJEMS, which is a requirement for all DLUR Applications.</w:t>
      </w:r>
    </w:p>
    <w:p w14:paraId="2322AE11" w14:textId="77777777" w:rsidR="00A80DB6" w:rsidRDefault="00A80DB6" w:rsidP="00F83F99">
      <w:pPr>
        <w:spacing w:after="120" w:line="360" w:lineRule="auto"/>
        <w:ind w:firstLine="720"/>
        <w:rPr>
          <w:sz w:val="24"/>
          <w:szCs w:val="24"/>
          <w:u w:val="single"/>
        </w:rPr>
      </w:pPr>
      <w:r>
        <w:rPr>
          <w:sz w:val="24"/>
          <w:szCs w:val="24"/>
          <w:u w:val="single"/>
        </w:rPr>
        <w:t>Water feature onsite or within 300’</w:t>
      </w:r>
      <w:r w:rsidRPr="005B15D9">
        <w:rPr>
          <w:sz w:val="24"/>
          <w:szCs w:val="24"/>
          <w:u w:val="single"/>
        </w:rPr>
        <w:t>:</w:t>
      </w:r>
    </w:p>
    <w:p w14:paraId="047C9247" w14:textId="77777777" w:rsidR="00A80DB6" w:rsidRDefault="00196323" w:rsidP="00F83F99">
      <w:pPr>
        <w:pStyle w:val="ListParagraph"/>
        <w:numPr>
          <w:ilvl w:val="0"/>
          <w:numId w:val="21"/>
        </w:numPr>
        <w:spacing w:after="120" w:line="360" w:lineRule="auto"/>
        <w:rPr>
          <w:sz w:val="24"/>
          <w:szCs w:val="24"/>
        </w:rPr>
      </w:pPr>
      <w:r>
        <w:rPr>
          <w:sz w:val="24"/>
          <w:szCs w:val="24"/>
        </w:rPr>
        <w:t>If there is a water body</w:t>
      </w:r>
      <w:r w:rsidR="00A80DB6">
        <w:rPr>
          <w:sz w:val="24"/>
          <w:szCs w:val="24"/>
        </w:rPr>
        <w:t xml:space="preserve"> or an associated riparian zone onsite, the applicant may need to come in for a FHA permit or Verification, or you might add FHA language (indicating there is a</w:t>
      </w:r>
      <w:r>
        <w:rPr>
          <w:sz w:val="24"/>
          <w:szCs w:val="24"/>
        </w:rPr>
        <w:t xml:space="preserve"> regulated</w:t>
      </w:r>
      <w:r w:rsidR="00A80DB6">
        <w:rPr>
          <w:sz w:val="24"/>
          <w:szCs w:val="24"/>
        </w:rPr>
        <w:t xml:space="preserve"> feature onsite) in the LOI</w:t>
      </w:r>
    </w:p>
    <w:p w14:paraId="3A0467F0" w14:textId="77777777" w:rsidR="00A80DB6" w:rsidRDefault="00A80DB6" w:rsidP="00F83F99">
      <w:pPr>
        <w:spacing w:after="120" w:line="360" w:lineRule="auto"/>
        <w:ind w:firstLine="720"/>
        <w:rPr>
          <w:sz w:val="24"/>
          <w:szCs w:val="24"/>
          <w:u w:val="single"/>
        </w:rPr>
      </w:pPr>
      <w:r>
        <w:rPr>
          <w:sz w:val="24"/>
          <w:szCs w:val="24"/>
          <w:u w:val="single"/>
        </w:rPr>
        <w:t>Does the water feature drain more than 50 acres</w:t>
      </w:r>
      <w:r w:rsidRPr="00767C69">
        <w:rPr>
          <w:sz w:val="24"/>
          <w:szCs w:val="24"/>
          <w:u w:val="single"/>
        </w:rPr>
        <w:t>?</w:t>
      </w:r>
      <w:r>
        <w:rPr>
          <w:sz w:val="24"/>
          <w:szCs w:val="24"/>
          <w:u w:val="single"/>
        </w:rPr>
        <w:t>:</w:t>
      </w:r>
    </w:p>
    <w:p w14:paraId="56143A3A" w14:textId="77777777" w:rsidR="00A80DB6" w:rsidRPr="00767C69" w:rsidRDefault="00A80DB6" w:rsidP="00F83F99">
      <w:pPr>
        <w:pStyle w:val="ListParagraph"/>
        <w:numPr>
          <w:ilvl w:val="0"/>
          <w:numId w:val="21"/>
        </w:numPr>
        <w:spacing w:after="120" w:line="360" w:lineRule="auto"/>
        <w:rPr>
          <w:sz w:val="24"/>
          <w:szCs w:val="24"/>
        </w:rPr>
      </w:pPr>
      <w:r w:rsidRPr="00767C69">
        <w:rPr>
          <w:sz w:val="24"/>
          <w:szCs w:val="24"/>
        </w:rPr>
        <w:t xml:space="preserve">This </w:t>
      </w:r>
      <w:r>
        <w:rPr>
          <w:sz w:val="24"/>
          <w:szCs w:val="24"/>
        </w:rPr>
        <w:t xml:space="preserve">section </w:t>
      </w:r>
      <w:r w:rsidRPr="00767C69">
        <w:rPr>
          <w:sz w:val="24"/>
          <w:szCs w:val="24"/>
        </w:rPr>
        <w:t xml:space="preserve">will </w:t>
      </w:r>
      <w:r>
        <w:rPr>
          <w:sz w:val="24"/>
          <w:szCs w:val="24"/>
        </w:rPr>
        <w:t>assist in</w:t>
      </w:r>
      <w:r w:rsidRPr="00767C69">
        <w:rPr>
          <w:sz w:val="24"/>
          <w:szCs w:val="24"/>
        </w:rPr>
        <w:t xml:space="preserve"> determin</w:t>
      </w:r>
      <w:r>
        <w:rPr>
          <w:sz w:val="24"/>
          <w:szCs w:val="24"/>
        </w:rPr>
        <w:t>ing</w:t>
      </w:r>
      <w:r w:rsidRPr="00767C69">
        <w:rPr>
          <w:sz w:val="24"/>
          <w:szCs w:val="24"/>
        </w:rPr>
        <w:t xml:space="preserve"> </w:t>
      </w:r>
      <w:r>
        <w:rPr>
          <w:sz w:val="24"/>
          <w:szCs w:val="24"/>
        </w:rPr>
        <w:t>whether</w:t>
      </w:r>
      <w:r w:rsidRPr="00767C69">
        <w:rPr>
          <w:sz w:val="24"/>
          <w:szCs w:val="24"/>
        </w:rPr>
        <w:t xml:space="preserve"> the water feature </w:t>
      </w:r>
      <w:r>
        <w:rPr>
          <w:sz w:val="24"/>
          <w:szCs w:val="24"/>
        </w:rPr>
        <w:t xml:space="preserve">on or in proximity to the site </w:t>
      </w:r>
      <w:r w:rsidRPr="00767C69">
        <w:rPr>
          <w:sz w:val="24"/>
          <w:szCs w:val="24"/>
        </w:rPr>
        <w:t xml:space="preserve">is </w:t>
      </w:r>
      <w:r>
        <w:rPr>
          <w:sz w:val="24"/>
          <w:szCs w:val="24"/>
        </w:rPr>
        <w:t xml:space="preserve">FHA </w:t>
      </w:r>
      <w:r w:rsidRPr="00767C69">
        <w:rPr>
          <w:sz w:val="24"/>
          <w:szCs w:val="24"/>
        </w:rPr>
        <w:t>regulated</w:t>
      </w:r>
      <w:r>
        <w:rPr>
          <w:sz w:val="24"/>
          <w:szCs w:val="24"/>
        </w:rPr>
        <w:t xml:space="preserve"> water</w:t>
      </w:r>
      <w:r w:rsidRPr="00767C69">
        <w:rPr>
          <w:sz w:val="24"/>
          <w:szCs w:val="24"/>
        </w:rPr>
        <w:t xml:space="preserve">.  </w:t>
      </w:r>
    </w:p>
    <w:p w14:paraId="610AAD51" w14:textId="77777777" w:rsidR="00A80DB6" w:rsidRPr="00767C69" w:rsidRDefault="00A80DB6" w:rsidP="00F83F99">
      <w:pPr>
        <w:pStyle w:val="ListParagraph"/>
        <w:numPr>
          <w:ilvl w:val="1"/>
          <w:numId w:val="21"/>
        </w:numPr>
        <w:spacing w:after="120" w:line="360" w:lineRule="auto"/>
        <w:rPr>
          <w:sz w:val="24"/>
          <w:szCs w:val="24"/>
        </w:rPr>
      </w:pPr>
      <w:r w:rsidRPr="00767C69">
        <w:rPr>
          <w:sz w:val="24"/>
          <w:szCs w:val="24"/>
        </w:rPr>
        <w:t xml:space="preserve">All features </w:t>
      </w:r>
      <w:r>
        <w:rPr>
          <w:sz w:val="24"/>
          <w:szCs w:val="24"/>
        </w:rPr>
        <w:t>draining more than</w:t>
      </w:r>
      <w:r w:rsidRPr="00767C69">
        <w:rPr>
          <w:sz w:val="24"/>
          <w:szCs w:val="24"/>
        </w:rPr>
        <w:t xml:space="preserve"> 50 acres are regulated and have an associated </w:t>
      </w:r>
      <w:r>
        <w:rPr>
          <w:sz w:val="24"/>
          <w:szCs w:val="24"/>
        </w:rPr>
        <w:t xml:space="preserve">flood hazard area and </w:t>
      </w:r>
      <w:r w:rsidRPr="00767C69">
        <w:rPr>
          <w:sz w:val="24"/>
          <w:szCs w:val="24"/>
        </w:rPr>
        <w:t xml:space="preserve">riparian zone.  </w:t>
      </w:r>
    </w:p>
    <w:p w14:paraId="71A7EBFE" w14:textId="77777777" w:rsidR="00A80DB6" w:rsidRDefault="00A80DB6" w:rsidP="00F83F99">
      <w:pPr>
        <w:pStyle w:val="ListParagraph"/>
        <w:numPr>
          <w:ilvl w:val="1"/>
          <w:numId w:val="21"/>
        </w:numPr>
        <w:spacing w:after="120" w:line="360" w:lineRule="auto"/>
        <w:rPr>
          <w:sz w:val="24"/>
          <w:szCs w:val="24"/>
        </w:rPr>
      </w:pPr>
      <w:r w:rsidRPr="00767C69">
        <w:rPr>
          <w:sz w:val="24"/>
          <w:szCs w:val="24"/>
        </w:rPr>
        <w:t xml:space="preserve">Features </w:t>
      </w:r>
      <w:r>
        <w:rPr>
          <w:sz w:val="24"/>
          <w:szCs w:val="24"/>
        </w:rPr>
        <w:t>draining less than</w:t>
      </w:r>
      <w:r w:rsidRPr="00767C69">
        <w:rPr>
          <w:sz w:val="24"/>
          <w:szCs w:val="24"/>
        </w:rPr>
        <w:t xml:space="preserve"> 50 acres are regulated if the </w:t>
      </w:r>
      <w:r>
        <w:rPr>
          <w:sz w:val="24"/>
          <w:szCs w:val="24"/>
        </w:rPr>
        <w:t xml:space="preserve">feature is not a ditch and </w:t>
      </w:r>
      <w:r w:rsidRPr="00767C69">
        <w:rPr>
          <w:sz w:val="24"/>
          <w:szCs w:val="24"/>
        </w:rPr>
        <w:t>has a defined bed and bank.  Th</w:t>
      </w:r>
      <w:r>
        <w:rPr>
          <w:sz w:val="24"/>
          <w:szCs w:val="24"/>
        </w:rPr>
        <w:t>e</w:t>
      </w:r>
      <w:r w:rsidRPr="00767C69">
        <w:rPr>
          <w:sz w:val="24"/>
          <w:szCs w:val="24"/>
        </w:rPr>
        <w:t xml:space="preserve">se features do not have a flood hazard area, but do have a riparian zone. </w:t>
      </w:r>
    </w:p>
    <w:p w14:paraId="52155ADF" w14:textId="77777777" w:rsidR="00A80DB6" w:rsidRPr="00F83F99" w:rsidRDefault="00A80DB6" w:rsidP="00F83F99">
      <w:pPr>
        <w:pStyle w:val="ListParagraph"/>
        <w:numPr>
          <w:ilvl w:val="0"/>
          <w:numId w:val="21"/>
        </w:numPr>
        <w:spacing w:after="120" w:line="360" w:lineRule="auto"/>
        <w:rPr>
          <w:sz w:val="24"/>
          <w:szCs w:val="24"/>
        </w:rPr>
      </w:pPr>
      <w:r w:rsidRPr="00F83F99">
        <w:rPr>
          <w:sz w:val="24"/>
          <w:szCs w:val="24"/>
        </w:rPr>
        <w:t>***</w:t>
      </w:r>
      <w:r w:rsidR="000874F1" w:rsidRPr="00F83F99">
        <w:rPr>
          <w:sz w:val="24"/>
          <w:szCs w:val="24"/>
        </w:rPr>
        <w:t xml:space="preserve">There is a draft SOP on determining if a feature is regulated by the Flood Hazard Area Rules. </w:t>
      </w:r>
      <w:r w:rsidRPr="00F83F99">
        <w:rPr>
          <w:sz w:val="24"/>
          <w:szCs w:val="24"/>
        </w:rPr>
        <w:t>Link to SOP here when available</w:t>
      </w:r>
    </w:p>
    <w:p w14:paraId="184BF08F" w14:textId="77777777" w:rsidR="00A80DB6" w:rsidRPr="00155088" w:rsidRDefault="00A80DB6" w:rsidP="00F83F99">
      <w:pPr>
        <w:pStyle w:val="ListParagraph"/>
        <w:numPr>
          <w:ilvl w:val="0"/>
          <w:numId w:val="21"/>
        </w:numPr>
        <w:spacing w:after="120" w:line="360" w:lineRule="auto"/>
        <w:rPr>
          <w:sz w:val="24"/>
          <w:szCs w:val="24"/>
        </w:rPr>
      </w:pPr>
      <w:r>
        <w:rPr>
          <w:sz w:val="24"/>
          <w:szCs w:val="24"/>
        </w:rPr>
        <w:t xml:space="preserve">The PRO can use USGS Stream Stats </w:t>
      </w:r>
      <w:r w:rsidRPr="00767C69">
        <w:rPr>
          <w:sz w:val="24"/>
          <w:szCs w:val="24"/>
        </w:rPr>
        <w:t>to check if the water feature drains over 50 acres:</w:t>
      </w:r>
      <w:r w:rsidRPr="00155088">
        <w:rPr>
          <w:sz w:val="24"/>
          <w:szCs w:val="24"/>
        </w:rPr>
        <w:t xml:space="preserve"> It is only necessary to check stream stats when there is a small headwater stream or ditch onsite and the 50 acre threshold is essential to determine if FHA regulations will apply. Use your best judgement of the location of the site in the watershed to determine if stream stats needs to be consulted or not. </w:t>
      </w:r>
      <w:r w:rsidR="00196323">
        <w:rPr>
          <w:sz w:val="24"/>
          <w:szCs w:val="24"/>
        </w:rPr>
        <w:t xml:space="preserve">Sometimes </w:t>
      </w:r>
      <w:r w:rsidRPr="00155088">
        <w:rPr>
          <w:sz w:val="24"/>
          <w:szCs w:val="24"/>
        </w:rPr>
        <w:t>stream stats is consulted AFTER a field visit when a feature is encountered that wasn’t obvious on GIS</w:t>
      </w:r>
      <w:r w:rsidR="00196323">
        <w:rPr>
          <w:sz w:val="24"/>
          <w:szCs w:val="24"/>
        </w:rPr>
        <w:t>.</w:t>
      </w:r>
    </w:p>
    <w:p w14:paraId="345865BB" w14:textId="77777777" w:rsidR="00A80DB6" w:rsidRPr="00C958D2" w:rsidRDefault="00A80DB6" w:rsidP="00F83F99">
      <w:pPr>
        <w:pStyle w:val="ListParagraph"/>
        <w:numPr>
          <w:ilvl w:val="1"/>
          <w:numId w:val="21"/>
        </w:numPr>
        <w:spacing w:after="120" w:line="360" w:lineRule="auto"/>
        <w:rPr>
          <w:rStyle w:val="Hyperlink"/>
          <w:color w:val="auto"/>
          <w:u w:val="none"/>
        </w:rPr>
      </w:pPr>
      <w:r>
        <w:lastRenderedPageBreak/>
        <w:t xml:space="preserve">Click on this link (or google “Stream Stats NJ”):  </w:t>
      </w:r>
      <w:hyperlink r:id="rId13" w:history="1">
        <w:r>
          <w:rPr>
            <w:rStyle w:val="Hyperlink"/>
          </w:rPr>
          <w:t>http://water.usgs.gov/osw/streamstats/new_jersey.html</w:t>
        </w:r>
      </w:hyperlink>
      <w:r>
        <w:rPr>
          <w:rStyle w:val="Hyperlink"/>
        </w:rPr>
        <w:t xml:space="preserve">  </w:t>
      </w:r>
    </w:p>
    <w:p w14:paraId="3E439139" w14:textId="77777777" w:rsidR="00C44E0E" w:rsidRDefault="00C958D2" w:rsidP="00F83F99">
      <w:pPr>
        <w:pStyle w:val="ListParagraph"/>
        <w:numPr>
          <w:ilvl w:val="1"/>
          <w:numId w:val="21"/>
        </w:numPr>
        <w:spacing w:after="120" w:line="360" w:lineRule="auto"/>
        <w:rPr>
          <w:rStyle w:val="Hyperlink"/>
          <w:i/>
          <w:color w:val="auto"/>
          <w:u w:val="none"/>
        </w:rPr>
      </w:pPr>
      <w:r w:rsidRPr="00C44E0E">
        <w:rPr>
          <w:rStyle w:val="Hyperlink"/>
          <w:i/>
          <w:color w:val="auto"/>
          <w:u w:val="none"/>
        </w:rPr>
        <w:t>See doc</w:t>
      </w:r>
      <w:r w:rsidR="003C2F95">
        <w:rPr>
          <w:rStyle w:val="Hyperlink"/>
          <w:i/>
          <w:color w:val="auto"/>
          <w:u w:val="none"/>
        </w:rPr>
        <w:t>ument “how to use streams stats” found at V: \lum\LUR\Pre-Review Resources\FHA Resources</w:t>
      </w:r>
    </w:p>
    <w:p w14:paraId="07678C83" w14:textId="77777777" w:rsidR="00A80DB6" w:rsidRPr="0011668E" w:rsidRDefault="00A80DB6" w:rsidP="00F83F99">
      <w:pPr>
        <w:spacing w:after="120" w:line="360" w:lineRule="auto"/>
        <w:rPr>
          <w:b/>
          <w:sz w:val="24"/>
          <w:szCs w:val="24"/>
          <w:u w:val="single"/>
        </w:rPr>
      </w:pPr>
      <w:r w:rsidRPr="0011668E">
        <w:rPr>
          <w:b/>
          <w:sz w:val="24"/>
          <w:szCs w:val="24"/>
          <w:u w:val="single"/>
        </w:rPr>
        <w:t>Riparian Zones</w:t>
      </w:r>
    </w:p>
    <w:p w14:paraId="2A863543" w14:textId="77777777" w:rsidR="00A80DB6" w:rsidRDefault="00A80DB6" w:rsidP="00F83F99">
      <w:pPr>
        <w:spacing w:after="120" w:line="360" w:lineRule="auto"/>
        <w:rPr>
          <w:sz w:val="24"/>
          <w:szCs w:val="24"/>
        </w:rPr>
      </w:pPr>
      <w:r>
        <w:rPr>
          <w:sz w:val="24"/>
          <w:szCs w:val="24"/>
        </w:rPr>
        <w:t>Riparian zones are determined by bedrock geology of the site</w:t>
      </w:r>
      <w:r w:rsidR="00FD76F5">
        <w:rPr>
          <w:sz w:val="24"/>
          <w:szCs w:val="24"/>
        </w:rPr>
        <w:t>, presence of threatened and endangered species downstream,</w:t>
      </w:r>
      <w:r>
        <w:rPr>
          <w:sz w:val="24"/>
          <w:szCs w:val="24"/>
        </w:rPr>
        <w:t xml:space="preserve"> and surface water quality standards of the watershed. </w:t>
      </w:r>
    </w:p>
    <w:p w14:paraId="79B6239A" w14:textId="77777777" w:rsidR="00A80DB6" w:rsidRDefault="00A80DB6" w:rsidP="00F83F99">
      <w:pPr>
        <w:spacing w:after="120" w:line="360" w:lineRule="auto"/>
        <w:ind w:left="360"/>
        <w:rPr>
          <w:sz w:val="24"/>
          <w:szCs w:val="24"/>
        </w:rPr>
      </w:pPr>
      <w:r>
        <w:rPr>
          <w:sz w:val="24"/>
          <w:szCs w:val="24"/>
        </w:rPr>
        <w:t>300’: Category One (C1) waters and all upstream tributaries within the same HUC14.</w:t>
      </w:r>
    </w:p>
    <w:p w14:paraId="5B80CA19" w14:textId="77777777" w:rsidR="00A80DB6" w:rsidRDefault="00A80DB6" w:rsidP="00F83F99">
      <w:pPr>
        <w:spacing w:after="120" w:line="360" w:lineRule="auto"/>
        <w:ind w:left="360"/>
        <w:rPr>
          <w:sz w:val="24"/>
          <w:szCs w:val="24"/>
        </w:rPr>
      </w:pPr>
      <w:r>
        <w:rPr>
          <w:sz w:val="24"/>
          <w:szCs w:val="24"/>
        </w:rPr>
        <w:t xml:space="preserve">150:’ Trout production waters and all upstream waters; Trout maintenance waters and all upstream waters within one linear mile; waters flowing through an area with acid producing soils; and waters with critically dependent T&amp;E species (see note below).   </w:t>
      </w:r>
    </w:p>
    <w:p w14:paraId="76D6045C" w14:textId="77777777" w:rsidR="00A80DB6" w:rsidRDefault="00A80DB6" w:rsidP="00F83F99">
      <w:pPr>
        <w:spacing w:after="120" w:line="360" w:lineRule="auto"/>
        <w:ind w:left="360"/>
        <w:rPr>
          <w:sz w:val="24"/>
          <w:szCs w:val="24"/>
        </w:rPr>
      </w:pPr>
      <w:r>
        <w:rPr>
          <w:sz w:val="24"/>
          <w:szCs w:val="24"/>
        </w:rPr>
        <w:t>**Note:  A 150 foot riparian zone can also be attributed to a regulated water if there are critically dependent T&amp;E species onsite or within one downstream mile.  Please see the T&amp;E section for more information.</w:t>
      </w:r>
    </w:p>
    <w:p w14:paraId="0B72311D" w14:textId="77777777" w:rsidR="00A80DB6" w:rsidRDefault="00A80DB6" w:rsidP="00F83F99">
      <w:pPr>
        <w:spacing w:after="120" w:line="360" w:lineRule="auto"/>
        <w:ind w:left="360"/>
        <w:rPr>
          <w:sz w:val="24"/>
          <w:szCs w:val="24"/>
        </w:rPr>
      </w:pPr>
      <w:r>
        <w:rPr>
          <w:sz w:val="24"/>
          <w:szCs w:val="24"/>
        </w:rPr>
        <w:t xml:space="preserve">50’: All other regulated features </w:t>
      </w:r>
    </w:p>
    <w:p w14:paraId="36D2EA65" w14:textId="77777777" w:rsidR="001008A2" w:rsidRPr="00893A31" w:rsidRDefault="00C44E0E" w:rsidP="00F83F99">
      <w:pPr>
        <w:spacing w:after="120" w:line="360" w:lineRule="auto"/>
        <w:rPr>
          <w:sz w:val="24"/>
          <w:szCs w:val="24"/>
        </w:rPr>
      </w:pPr>
      <w:r w:rsidRPr="001008A2">
        <w:rPr>
          <w:b/>
          <w:sz w:val="24"/>
          <w:szCs w:val="24"/>
          <w:u w:val="single"/>
        </w:rPr>
        <w:t>Allowable under Table C:</w:t>
      </w:r>
      <w:r>
        <w:rPr>
          <w:sz w:val="24"/>
          <w:szCs w:val="24"/>
        </w:rPr>
        <w:t xml:space="preserve"> see N.J.A.C. 7:13-10.2</w:t>
      </w:r>
      <w:r w:rsidR="00245A68">
        <w:rPr>
          <w:sz w:val="24"/>
          <w:szCs w:val="24"/>
        </w:rPr>
        <w:t xml:space="preserve">. This table sets the limits for development in the applicable riparian zone for different types of projects and all applications.  </w:t>
      </w:r>
    </w:p>
    <w:p w14:paraId="5476FBC2" w14:textId="77777777" w:rsidR="00A80DB6" w:rsidRPr="00851B34" w:rsidRDefault="00C44E0E" w:rsidP="00F83F99">
      <w:pPr>
        <w:spacing w:after="120" w:line="360" w:lineRule="auto"/>
        <w:rPr>
          <w:b/>
          <w:sz w:val="24"/>
          <w:szCs w:val="24"/>
        </w:rPr>
      </w:pPr>
      <w:r w:rsidRPr="0094012E">
        <w:rPr>
          <w:b/>
          <w:sz w:val="24"/>
          <w:szCs w:val="24"/>
          <w:u w:val="single"/>
        </w:rPr>
        <w:t>In stream work</w:t>
      </w:r>
      <w:r w:rsidR="0094012E">
        <w:rPr>
          <w:b/>
          <w:sz w:val="24"/>
          <w:szCs w:val="24"/>
          <w:u w:val="single"/>
        </w:rPr>
        <w:t>:</w:t>
      </w:r>
      <w:r w:rsidR="0094012E" w:rsidRPr="0094012E">
        <w:rPr>
          <w:b/>
          <w:sz w:val="24"/>
          <w:szCs w:val="24"/>
        </w:rPr>
        <w:t xml:space="preserve"> </w:t>
      </w:r>
      <w:r w:rsidR="0094012E" w:rsidRPr="00820F78">
        <w:rPr>
          <w:sz w:val="24"/>
          <w:szCs w:val="24"/>
        </w:rPr>
        <w:t>see N.J.A.C. 7:13-10.1</w:t>
      </w:r>
      <w:r w:rsidRPr="0094012E">
        <w:rPr>
          <w:b/>
          <w:sz w:val="24"/>
          <w:szCs w:val="24"/>
        </w:rPr>
        <w:t xml:space="preserve"> </w:t>
      </w:r>
    </w:p>
    <w:p w14:paraId="73A51DDC" w14:textId="77777777" w:rsidR="00876289" w:rsidRPr="0011668E" w:rsidRDefault="00876289" w:rsidP="00F83F99">
      <w:pPr>
        <w:spacing w:after="120" w:line="360" w:lineRule="auto"/>
        <w:rPr>
          <w:b/>
          <w:sz w:val="24"/>
          <w:szCs w:val="24"/>
          <w:u w:val="single"/>
        </w:rPr>
      </w:pPr>
      <w:r w:rsidRPr="0011668E">
        <w:rPr>
          <w:b/>
          <w:sz w:val="24"/>
          <w:szCs w:val="24"/>
          <w:u w:val="single"/>
        </w:rPr>
        <w:t>T</w:t>
      </w:r>
      <w:r w:rsidR="00FD6DF3" w:rsidRPr="0011668E">
        <w:rPr>
          <w:b/>
          <w:sz w:val="24"/>
          <w:szCs w:val="24"/>
          <w:u w:val="single"/>
        </w:rPr>
        <w:t xml:space="preserve">hreatened </w:t>
      </w:r>
      <w:r w:rsidRPr="0011668E">
        <w:rPr>
          <w:b/>
          <w:sz w:val="24"/>
          <w:szCs w:val="24"/>
          <w:u w:val="single"/>
        </w:rPr>
        <w:t>&amp;</w:t>
      </w:r>
      <w:r w:rsidR="00FD6DF3" w:rsidRPr="0011668E">
        <w:rPr>
          <w:b/>
          <w:sz w:val="24"/>
          <w:szCs w:val="24"/>
          <w:u w:val="single"/>
        </w:rPr>
        <w:t xml:space="preserve"> </w:t>
      </w:r>
      <w:r w:rsidRPr="0011668E">
        <w:rPr>
          <w:b/>
          <w:sz w:val="24"/>
          <w:szCs w:val="24"/>
          <w:u w:val="single"/>
        </w:rPr>
        <w:t>E</w:t>
      </w:r>
      <w:r w:rsidR="00FD6DF3" w:rsidRPr="0011668E">
        <w:rPr>
          <w:b/>
          <w:sz w:val="24"/>
          <w:szCs w:val="24"/>
          <w:u w:val="single"/>
        </w:rPr>
        <w:t>ndangered (T&amp;E) Species</w:t>
      </w:r>
      <w:r w:rsidRPr="0011668E">
        <w:rPr>
          <w:b/>
          <w:sz w:val="24"/>
          <w:szCs w:val="24"/>
          <w:u w:val="single"/>
        </w:rPr>
        <w:t xml:space="preserve"> Review</w:t>
      </w:r>
    </w:p>
    <w:p w14:paraId="20777FB4" w14:textId="77777777" w:rsidR="00880E65" w:rsidRDefault="00FD6DF3" w:rsidP="00F83F99">
      <w:pPr>
        <w:spacing w:after="120" w:line="360" w:lineRule="auto"/>
        <w:rPr>
          <w:sz w:val="24"/>
          <w:szCs w:val="24"/>
        </w:rPr>
      </w:pPr>
      <w:r>
        <w:rPr>
          <w:sz w:val="24"/>
          <w:szCs w:val="24"/>
        </w:rPr>
        <w:t>T&amp;E</w:t>
      </w:r>
      <w:r w:rsidR="00880E65">
        <w:rPr>
          <w:sz w:val="24"/>
          <w:szCs w:val="24"/>
        </w:rPr>
        <w:t xml:space="preserve"> species </w:t>
      </w:r>
      <w:r>
        <w:rPr>
          <w:sz w:val="24"/>
          <w:szCs w:val="24"/>
        </w:rPr>
        <w:t xml:space="preserve">are a critical review component of all Division permits and </w:t>
      </w:r>
      <w:r w:rsidR="00880E65">
        <w:rPr>
          <w:sz w:val="24"/>
          <w:szCs w:val="24"/>
        </w:rPr>
        <w:t xml:space="preserve">can </w:t>
      </w:r>
      <w:r>
        <w:rPr>
          <w:sz w:val="24"/>
          <w:szCs w:val="24"/>
        </w:rPr>
        <w:t xml:space="preserve">severely restrict or </w:t>
      </w:r>
      <w:r w:rsidR="00880E65">
        <w:rPr>
          <w:sz w:val="24"/>
          <w:szCs w:val="24"/>
        </w:rPr>
        <w:t xml:space="preserve">impact </w:t>
      </w:r>
      <w:r>
        <w:rPr>
          <w:sz w:val="24"/>
          <w:szCs w:val="24"/>
        </w:rPr>
        <w:t>a proposed project.  Each permit type has its own set of review criteria as discussed below.  I</w:t>
      </w:r>
      <w:r w:rsidR="00880E65">
        <w:rPr>
          <w:sz w:val="24"/>
          <w:szCs w:val="24"/>
        </w:rPr>
        <w:t xml:space="preserve">f there is </w:t>
      </w:r>
      <w:r>
        <w:rPr>
          <w:sz w:val="24"/>
          <w:szCs w:val="24"/>
        </w:rPr>
        <w:t xml:space="preserve">potential </w:t>
      </w:r>
      <w:r w:rsidR="00880E65">
        <w:rPr>
          <w:sz w:val="24"/>
          <w:szCs w:val="24"/>
        </w:rPr>
        <w:t>habitat for T&amp;E species (fauna or flora)</w:t>
      </w:r>
      <w:r>
        <w:rPr>
          <w:sz w:val="24"/>
          <w:szCs w:val="24"/>
        </w:rPr>
        <w:t xml:space="preserve"> as identified in the process below</w:t>
      </w:r>
      <w:r w:rsidR="00880E65">
        <w:rPr>
          <w:sz w:val="24"/>
          <w:szCs w:val="24"/>
        </w:rPr>
        <w:t>,</w:t>
      </w:r>
      <w:r w:rsidR="00966745">
        <w:rPr>
          <w:sz w:val="24"/>
          <w:szCs w:val="24"/>
        </w:rPr>
        <w:t xml:space="preserve"> then</w:t>
      </w:r>
      <w:r w:rsidR="00880E65">
        <w:rPr>
          <w:sz w:val="24"/>
          <w:szCs w:val="24"/>
        </w:rPr>
        <w:t xml:space="preserve"> the </w:t>
      </w:r>
      <w:r w:rsidR="0093681F">
        <w:rPr>
          <w:sz w:val="24"/>
          <w:szCs w:val="24"/>
        </w:rPr>
        <w:t>pre-reviewer</w:t>
      </w:r>
      <w:r w:rsidR="00880E65">
        <w:rPr>
          <w:sz w:val="24"/>
          <w:szCs w:val="24"/>
        </w:rPr>
        <w:t xml:space="preserve"> should send </w:t>
      </w:r>
      <w:r w:rsidR="00966745">
        <w:rPr>
          <w:sz w:val="24"/>
          <w:szCs w:val="24"/>
        </w:rPr>
        <w:t>a</w:t>
      </w:r>
      <w:r w:rsidR="005F69F3">
        <w:rPr>
          <w:sz w:val="24"/>
          <w:szCs w:val="24"/>
        </w:rPr>
        <w:t xml:space="preserve"> review to the T&amp;E Unit. </w:t>
      </w:r>
    </w:p>
    <w:p w14:paraId="236ADCC2" w14:textId="77777777" w:rsidR="00880E65" w:rsidRPr="00880E65" w:rsidRDefault="00880E65" w:rsidP="00F83F99">
      <w:pPr>
        <w:spacing w:after="120" w:line="360" w:lineRule="auto"/>
        <w:rPr>
          <w:sz w:val="24"/>
          <w:szCs w:val="24"/>
        </w:rPr>
      </w:pPr>
      <w:r w:rsidRPr="0011668E">
        <w:rPr>
          <w:sz w:val="24"/>
          <w:szCs w:val="24"/>
          <w:u w:val="single"/>
        </w:rPr>
        <w:t>How to determine if a permit needs a T&amp;E review</w:t>
      </w:r>
      <w:r>
        <w:rPr>
          <w:sz w:val="24"/>
          <w:szCs w:val="24"/>
        </w:rPr>
        <w:t>:</w:t>
      </w:r>
    </w:p>
    <w:p w14:paraId="55A3B313" w14:textId="77777777" w:rsidR="00876289" w:rsidRDefault="00876289" w:rsidP="00F83F99">
      <w:pPr>
        <w:spacing w:after="120" w:line="360" w:lineRule="auto"/>
        <w:rPr>
          <w:sz w:val="24"/>
          <w:szCs w:val="24"/>
        </w:rPr>
      </w:pPr>
      <w:r w:rsidRPr="00CB4B8D">
        <w:rPr>
          <w:sz w:val="24"/>
          <w:szCs w:val="24"/>
        </w:rPr>
        <w:t>Use ArcGIS to s</w:t>
      </w:r>
      <w:r w:rsidR="00A562C4">
        <w:rPr>
          <w:sz w:val="24"/>
          <w:szCs w:val="24"/>
        </w:rPr>
        <w:t>cr</w:t>
      </w:r>
      <w:r w:rsidRPr="00CB4B8D">
        <w:rPr>
          <w:sz w:val="24"/>
          <w:szCs w:val="24"/>
        </w:rPr>
        <w:t>ee</w:t>
      </w:r>
      <w:r w:rsidR="00A562C4">
        <w:rPr>
          <w:sz w:val="24"/>
          <w:szCs w:val="24"/>
        </w:rPr>
        <w:t>n for</w:t>
      </w:r>
      <w:r w:rsidRPr="00CB4B8D">
        <w:rPr>
          <w:sz w:val="24"/>
          <w:szCs w:val="24"/>
        </w:rPr>
        <w:t xml:space="preserve"> potential habitat for </w:t>
      </w:r>
      <w:r w:rsidR="00A562C4">
        <w:rPr>
          <w:sz w:val="24"/>
          <w:szCs w:val="24"/>
        </w:rPr>
        <w:t>T&amp;E</w:t>
      </w:r>
      <w:r w:rsidRPr="00CB4B8D">
        <w:rPr>
          <w:sz w:val="24"/>
          <w:szCs w:val="24"/>
        </w:rPr>
        <w:t xml:space="preserve"> species on </w:t>
      </w:r>
      <w:r w:rsidR="009D3383" w:rsidRPr="009D3383">
        <w:rPr>
          <w:sz w:val="24"/>
          <w:szCs w:val="24"/>
        </w:rPr>
        <w:t>or within 150 feet of</w:t>
      </w:r>
      <w:r w:rsidRPr="007A44A1">
        <w:rPr>
          <w:b/>
          <w:sz w:val="24"/>
          <w:szCs w:val="24"/>
        </w:rPr>
        <w:t xml:space="preserve"> </w:t>
      </w:r>
      <w:r w:rsidRPr="00CB4B8D">
        <w:rPr>
          <w:sz w:val="24"/>
          <w:szCs w:val="24"/>
        </w:rPr>
        <w:t>the</w:t>
      </w:r>
      <w:r w:rsidR="001C0747" w:rsidRPr="00CB4B8D">
        <w:rPr>
          <w:sz w:val="24"/>
          <w:szCs w:val="24"/>
        </w:rPr>
        <w:t xml:space="preserve"> project site</w:t>
      </w:r>
      <w:r w:rsidR="00A562C4">
        <w:rPr>
          <w:sz w:val="24"/>
          <w:szCs w:val="24"/>
        </w:rPr>
        <w:t>:</w:t>
      </w:r>
      <w:r w:rsidR="001C0747" w:rsidRPr="00CB4B8D">
        <w:rPr>
          <w:sz w:val="24"/>
          <w:szCs w:val="24"/>
        </w:rPr>
        <w:t xml:space="preserve"> </w:t>
      </w:r>
    </w:p>
    <w:p w14:paraId="0419CD60" w14:textId="77777777" w:rsidR="00081F5A" w:rsidRPr="00CB4B8D" w:rsidRDefault="00081F5A" w:rsidP="00F83F99">
      <w:pPr>
        <w:spacing w:after="120" w:line="360" w:lineRule="auto"/>
        <w:rPr>
          <w:sz w:val="24"/>
          <w:szCs w:val="24"/>
        </w:rPr>
      </w:pPr>
      <w:r>
        <w:rPr>
          <w:sz w:val="24"/>
          <w:szCs w:val="24"/>
        </w:rPr>
        <w:lastRenderedPageBreak/>
        <w:t>Check Landscape Project 3.1 layer on GIS:</w:t>
      </w:r>
    </w:p>
    <w:p w14:paraId="6CE89DCF" w14:textId="77777777" w:rsidR="00876289" w:rsidRDefault="00876289" w:rsidP="00F83F99">
      <w:pPr>
        <w:pStyle w:val="ListParagraph"/>
        <w:numPr>
          <w:ilvl w:val="0"/>
          <w:numId w:val="2"/>
        </w:numPr>
        <w:spacing w:after="120" w:line="360" w:lineRule="auto"/>
        <w:rPr>
          <w:sz w:val="24"/>
          <w:szCs w:val="24"/>
        </w:rPr>
      </w:pPr>
      <w:r w:rsidRPr="00CB4B8D">
        <w:rPr>
          <w:sz w:val="24"/>
          <w:szCs w:val="24"/>
        </w:rPr>
        <w:t xml:space="preserve">Apply the Landscape Project 3.1 layer for </w:t>
      </w:r>
      <w:r w:rsidR="00A562C4">
        <w:rPr>
          <w:sz w:val="24"/>
          <w:szCs w:val="24"/>
        </w:rPr>
        <w:t xml:space="preserve">the </w:t>
      </w:r>
      <w:r w:rsidRPr="00CB4B8D">
        <w:rPr>
          <w:sz w:val="24"/>
          <w:szCs w:val="24"/>
        </w:rPr>
        <w:t>appropriate region</w:t>
      </w:r>
      <w:r w:rsidR="00A562C4">
        <w:rPr>
          <w:sz w:val="24"/>
          <w:szCs w:val="24"/>
        </w:rPr>
        <w:t xml:space="preserve"> (Atlantic Coastal, Piedmont</w:t>
      </w:r>
      <w:r w:rsidR="00D5545B">
        <w:rPr>
          <w:sz w:val="24"/>
          <w:szCs w:val="24"/>
        </w:rPr>
        <w:t xml:space="preserve"> Plains</w:t>
      </w:r>
      <w:r w:rsidR="00A562C4">
        <w:rPr>
          <w:sz w:val="24"/>
          <w:szCs w:val="24"/>
        </w:rPr>
        <w:t xml:space="preserve">, </w:t>
      </w:r>
      <w:r w:rsidR="00D5545B">
        <w:rPr>
          <w:sz w:val="24"/>
          <w:szCs w:val="24"/>
        </w:rPr>
        <w:t xml:space="preserve">Delaware Bay, </w:t>
      </w:r>
      <w:r w:rsidR="00A562C4">
        <w:rPr>
          <w:sz w:val="24"/>
          <w:szCs w:val="24"/>
        </w:rPr>
        <w:t>etc.)</w:t>
      </w:r>
      <w:r w:rsidRPr="00CB4B8D">
        <w:rPr>
          <w:sz w:val="24"/>
          <w:szCs w:val="24"/>
        </w:rPr>
        <w:t xml:space="preserve"> </w:t>
      </w:r>
      <w:r w:rsidR="00EA0E60">
        <w:rPr>
          <w:sz w:val="24"/>
          <w:szCs w:val="24"/>
        </w:rPr>
        <w:t>as found in the DEP data bar.</w:t>
      </w:r>
    </w:p>
    <w:p w14:paraId="32FB0869" w14:textId="77777777" w:rsidR="00876289" w:rsidRPr="00CB4B8D" w:rsidRDefault="00EA0E60" w:rsidP="00F83F99">
      <w:pPr>
        <w:pStyle w:val="ListParagraph"/>
        <w:numPr>
          <w:ilvl w:val="0"/>
          <w:numId w:val="2"/>
        </w:numPr>
        <w:spacing w:after="120" w:line="360" w:lineRule="auto"/>
        <w:rPr>
          <w:sz w:val="24"/>
          <w:szCs w:val="24"/>
        </w:rPr>
      </w:pPr>
      <w:r>
        <w:rPr>
          <w:sz w:val="24"/>
          <w:szCs w:val="24"/>
        </w:rPr>
        <w:t xml:space="preserve">Use the </w:t>
      </w:r>
      <w:r w:rsidR="00876289" w:rsidRPr="00CB4B8D">
        <w:rPr>
          <w:sz w:val="24"/>
          <w:szCs w:val="24"/>
        </w:rPr>
        <w:t xml:space="preserve">Identify </w:t>
      </w:r>
      <w:r>
        <w:rPr>
          <w:sz w:val="24"/>
          <w:szCs w:val="24"/>
        </w:rPr>
        <w:t xml:space="preserve">tool on </w:t>
      </w:r>
      <w:r w:rsidR="00876289" w:rsidRPr="00CB4B8D">
        <w:rPr>
          <w:sz w:val="24"/>
          <w:szCs w:val="24"/>
        </w:rPr>
        <w:t>segment</w:t>
      </w:r>
      <w:r w:rsidR="00D31F88">
        <w:rPr>
          <w:sz w:val="24"/>
          <w:szCs w:val="24"/>
        </w:rPr>
        <w:t>(s)</w:t>
      </w:r>
      <w:r w:rsidR="00876289" w:rsidRPr="00CB4B8D">
        <w:rPr>
          <w:sz w:val="24"/>
          <w:szCs w:val="24"/>
        </w:rPr>
        <w:t xml:space="preserve"> over </w:t>
      </w:r>
      <w:r>
        <w:rPr>
          <w:sz w:val="24"/>
          <w:szCs w:val="24"/>
        </w:rPr>
        <w:t xml:space="preserve">the </w:t>
      </w:r>
      <w:r w:rsidR="00876289" w:rsidRPr="00CB4B8D">
        <w:rPr>
          <w:sz w:val="24"/>
          <w:szCs w:val="24"/>
        </w:rPr>
        <w:t>project site</w:t>
      </w:r>
      <w:r w:rsidR="00F62621">
        <w:rPr>
          <w:sz w:val="24"/>
          <w:szCs w:val="24"/>
        </w:rPr>
        <w:t xml:space="preserve"> and adjacent properties</w:t>
      </w:r>
      <w:r>
        <w:rPr>
          <w:sz w:val="24"/>
          <w:szCs w:val="24"/>
        </w:rPr>
        <w:t>.</w:t>
      </w:r>
      <w:r w:rsidR="00876289" w:rsidRPr="00CB4B8D">
        <w:rPr>
          <w:sz w:val="24"/>
          <w:szCs w:val="24"/>
        </w:rPr>
        <w:t xml:space="preserve"> </w:t>
      </w:r>
      <w:r>
        <w:rPr>
          <w:sz w:val="24"/>
          <w:szCs w:val="24"/>
        </w:rPr>
        <w:t>C</w:t>
      </w:r>
      <w:r w:rsidR="00876289" w:rsidRPr="00CB4B8D">
        <w:rPr>
          <w:sz w:val="24"/>
          <w:szCs w:val="24"/>
        </w:rPr>
        <w:t>heck</w:t>
      </w:r>
      <w:r>
        <w:rPr>
          <w:sz w:val="24"/>
          <w:szCs w:val="24"/>
        </w:rPr>
        <w:t xml:space="preserve"> for </w:t>
      </w:r>
      <w:r w:rsidR="00D5545B">
        <w:rPr>
          <w:sz w:val="24"/>
          <w:szCs w:val="24"/>
        </w:rPr>
        <w:t>Land Use Rank (</w:t>
      </w:r>
      <w:r w:rsidR="00876289" w:rsidRPr="00CB4B8D">
        <w:rPr>
          <w:sz w:val="24"/>
          <w:szCs w:val="24"/>
        </w:rPr>
        <w:t>LNDR</w:t>
      </w:r>
      <w:r w:rsidR="00D5545B">
        <w:rPr>
          <w:sz w:val="24"/>
          <w:szCs w:val="24"/>
        </w:rPr>
        <w:t>)</w:t>
      </w:r>
      <w:r w:rsidR="00876289" w:rsidRPr="00CB4B8D">
        <w:rPr>
          <w:sz w:val="24"/>
          <w:szCs w:val="24"/>
        </w:rPr>
        <w:t xml:space="preserve"> </w:t>
      </w:r>
      <w:r>
        <w:rPr>
          <w:sz w:val="24"/>
          <w:szCs w:val="24"/>
        </w:rPr>
        <w:t>with</w:t>
      </w:r>
      <w:r w:rsidRPr="00CB4B8D">
        <w:rPr>
          <w:sz w:val="24"/>
          <w:szCs w:val="24"/>
        </w:rPr>
        <w:t xml:space="preserve"> </w:t>
      </w:r>
      <w:r w:rsidR="00876289" w:rsidRPr="00CB4B8D">
        <w:rPr>
          <w:sz w:val="24"/>
          <w:szCs w:val="24"/>
        </w:rPr>
        <w:t>a rating of 3 or above</w:t>
      </w:r>
      <w:r w:rsidR="00FF42EB">
        <w:rPr>
          <w:sz w:val="24"/>
          <w:szCs w:val="24"/>
        </w:rPr>
        <w:t>.</w:t>
      </w:r>
    </w:p>
    <w:p w14:paraId="637E6182" w14:textId="5175C62C" w:rsidR="00081F5A" w:rsidRPr="002222DB" w:rsidRDefault="007A44A1" w:rsidP="00F83F99">
      <w:pPr>
        <w:spacing w:after="120" w:line="360" w:lineRule="auto"/>
        <w:rPr>
          <w:sz w:val="24"/>
          <w:szCs w:val="24"/>
        </w:rPr>
      </w:pPr>
      <w:r>
        <w:rPr>
          <w:sz w:val="24"/>
          <w:szCs w:val="24"/>
        </w:rPr>
        <w:t>If a polygon i</w:t>
      </w:r>
      <w:r w:rsidR="00EA0E60">
        <w:rPr>
          <w:sz w:val="24"/>
          <w:szCs w:val="24"/>
        </w:rPr>
        <w:t>s found with a LNDR of 3 or above, then the site contains potential T&amp;E habitat</w:t>
      </w:r>
      <w:r>
        <w:rPr>
          <w:sz w:val="24"/>
          <w:szCs w:val="24"/>
        </w:rPr>
        <w:t xml:space="preserve"> and </w:t>
      </w:r>
      <w:r w:rsidR="00FF42EB">
        <w:rPr>
          <w:sz w:val="24"/>
          <w:szCs w:val="24"/>
        </w:rPr>
        <w:t xml:space="preserve">likely </w:t>
      </w:r>
      <w:r w:rsidR="00372F38">
        <w:rPr>
          <w:sz w:val="24"/>
          <w:szCs w:val="24"/>
        </w:rPr>
        <w:t>needs to be sent to the T&amp;E unit for review</w:t>
      </w:r>
      <w:r w:rsidR="00EA0E60">
        <w:rPr>
          <w:sz w:val="24"/>
          <w:szCs w:val="24"/>
        </w:rPr>
        <w:t>.  To identify the species of concern, the PRO can e</w:t>
      </w:r>
      <w:r w:rsidR="00876289" w:rsidRPr="00CB4B8D">
        <w:rPr>
          <w:sz w:val="24"/>
          <w:szCs w:val="24"/>
        </w:rPr>
        <w:t xml:space="preserve">xpand </w:t>
      </w:r>
      <w:r w:rsidR="00EA0E60">
        <w:rPr>
          <w:sz w:val="24"/>
          <w:szCs w:val="24"/>
        </w:rPr>
        <w:t xml:space="preserve">the </w:t>
      </w:r>
      <w:r w:rsidR="00876289" w:rsidRPr="00CB4B8D">
        <w:rPr>
          <w:sz w:val="24"/>
          <w:szCs w:val="24"/>
        </w:rPr>
        <w:t xml:space="preserve">list in </w:t>
      </w:r>
      <w:r w:rsidR="00EA0E60">
        <w:rPr>
          <w:sz w:val="24"/>
          <w:szCs w:val="24"/>
        </w:rPr>
        <w:t xml:space="preserve">the </w:t>
      </w:r>
      <w:r w:rsidR="00876289" w:rsidRPr="00CB4B8D">
        <w:rPr>
          <w:sz w:val="24"/>
          <w:szCs w:val="24"/>
        </w:rPr>
        <w:t>upper</w:t>
      </w:r>
      <w:r w:rsidR="00D31F88">
        <w:rPr>
          <w:sz w:val="24"/>
          <w:szCs w:val="24"/>
        </w:rPr>
        <w:t xml:space="preserve"> portion of </w:t>
      </w:r>
      <w:r w:rsidR="00EA0E60">
        <w:rPr>
          <w:sz w:val="24"/>
          <w:szCs w:val="24"/>
        </w:rPr>
        <w:t xml:space="preserve">the </w:t>
      </w:r>
      <w:r w:rsidR="00D31F88">
        <w:rPr>
          <w:sz w:val="24"/>
          <w:szCs w:val="24"/>
        </w:rPr>
        <w:t>identify</w:t>
      </w:r>
      <w:r w:rsidR="00081F5A">
        <w:rPr>
          <w:sz w:val="24"/>
          <w:szCs w:val="24"/>
        </w:rPr>
        <w:t xml:space="preserve"> box</w:t>
      </w:r>
      <w:r w:rsidR="00EA0E60">
        <w:rPr>
          <w:sz w:val="24"/>
          <w:szCs w:val="24"/>
        </w:rPr>
        <w:t xml:space="preserve"> (click on plus </w:t>
      </w:r>
      <w:r w:rsidR="00B72FE3">
        <w:rPr>
          <w:sz w:val="24"/>
          <w:szCs w:val="24"/>
        </w:rPr>
        <w:t>next to the number</w:t>
      </w:r>
      <w:r w:rsidR="00372F38">
        <w:rPr>
          <w:sz w:val="24"/>
          <w:szCs w:val="24"/>
        </w:rPr>
        <w:t xml:space="preserve">).  </w:t>
      </w:r>
      <w:r w:rsidR="002222DB">
        <w:rPr>
          <w:sz w:val="24"/>
          <w:szCs w:val="24"/>
        </w:rPr>
        <w:t xml:space="preserve">Any project that falls within a Landscape Project Mapping Version 3.1 (Statewide) Layer ranked 3, 4, or 5 has the potential to feature endangered or threatened species habitat. </w:t>
      </w:r>
      <w:r w:rsidR="005B3839">
        <w:rPr>
          <w:sz w:val="24"/>
          <w:szCs w:val="24"/>
        </w:rPr>
        <w:t xml:space="preserve">Some habitats are ranked 3, 4, or 5 for species that are not dependent on wetlands, and these do not require a review by the T&amp;E unit. </w:t>
      </w:r>
      <w:r w:rsidR="005E21C9">
        <w:rPr>
          <w:sz w:val="24"/>
          <w:szCs w:val="24"/>
        </w:rPr>
        <w:t>For a list of these species, s</w:t>
      </w:r>
      <w:r w:rsidR="005B3839">
        <w:rPr>
          <w:sz w:val="24"/>
          <w:szCs w:val="24"/>
        </w:rPr>
        <w:t>ee the document titled “</w:t>
      </w:r>
      <w:r w:rsidR="005E21C9">
        <w:rPr>
          <w:sz w:val="24"/>
          <w:szCs w:val="24"/>
        </w:rPr>
        <w:t xml:space="preserve">T&amp;E </w:t>
      </w:r>
      <w:r w:rsidR="005B3839">
        <w:rPr>
          <w:sz w:val="24"/>
          <w:szCs w:val="24"/>
        </w:rPr>
        <w:t xml:space="preserve">species ranks regarding potential impacts from groundwater draw down” found at V:\lum\LUR\Pre-review Resources\FWW Resources. </w:t>
      </w:r>
      <w:r w:rsidR="005E21C9">
        <w:rPr>
          <w:sz w:val="24"/>
          <w:szCs w:val="24"/>
        </w:rPr>
        <w:t xml:space="preserve">Species ranked N/A are not wetland dependent and do not require a review by the T&amp;E unit. </w:t>
      </w:r>
      <w:r w:rsidR="005B3839">
        <w:rPr>
          <w:sz w:val="24"/>
          <w:szCs w:val="24"/>
        </w:rPr>
        <w:t xml:space="preserve">Species ranked 3, 2, or 1, are potentially </w:t>
      </w:r>
      <w:r w:rsidR="005E21C9">
        <w:rPr>
          <w:sz w:val="24"/>
          <w:szCs w:val="24"/>
        </w:rPr>
        <w:t>affected</w:t>
      </w:r>
      <w:r w:rsidR="005B3839">
        <w:rPr>
          <w:sz w:val="24"/>
          <w:szCs w:val="24"/>
        </w:rPr>
        <w:t xml:space="preserve"> by changes in hydrology and therefore a review needs to be </w:t>
      </w:r>
      <w:r w:rsidR="005E21C9">
        <w:rPr>
          <w:sz w:val="24"/>
          <w:szCs w:val="24"/>
        </w:rPr>
        <w:t>sent to the T&amp;E unit. P</w:t>
      </w:r>
      <w:r w:rsidR="002222DB">
        <w:rPr>
          <w:sz w:val="24"/>
          <w:szCs w:val="24"/>
        </w:rPr>
        <w:t>roperties within areas ranked 1 or 2 do not feature documented habitat and no further endangered or threatened species review is required.</w:t>
      </w:r>
    </w:p>
    <w:p w14:paraId="026FAF5E" w14:textId="77777777" w:rsidR="00081F5A" w:rsidRDefault="00081F5A" w:rsidP="00F83F99">
      <w:pPr>
        <w:spacing w:after="120" w:line="360" w:lineRule="auto"/>
        <w:rPr>
          <w:sz w:val="24"/>
          <w:szCs w:val="24"/>
        </w:rPr>
      </w:pPr>
      <w:r>
        <w:rPr>
          <w:sz w:val="24"/>
          <w:szCs w:val="24"/>
        </w:rPr>
        <w:t>Check for vernal pool habitat (FWW Permits only):</w:t>
      </w:r>
    </w:p>
    <w:p w14:paraId="11A75549" w14:textId="77777777" w:rsidR="00081F5A" w:rsidRDefault="00081F5A" w:rsidP="00F83F99">
      <w:pPr>
        <w:pStyle w:val="ListParagraph"/>
        <w:numPr>
          <w:ilvl w:val="0"/>
          <w:numId w:val="16"/>
        </w:numPr>
        <w:spacing w:after="120" w:line="360" w:lineRule="auto"/>
        <w:rPr>
          <w:sz w:val="24"/>
          <w:szCs w:val="24"/>
        </w:rPr>
      </w:pPr>
      <w:r>
        <w:rPr>
          <w:sz w:val="24"/>
          <w:szCs w:val="24"/>
        </w:rPr>
        <w:t xml:space="preserve">Apply the Vernal Pool </w:t>
      </w:r>
      <w:r w:rsidR="007425BC">
        <w:rPr>
          <w:sz w:val="24"/>
          <w:szCs w:val="24"/>
        </w:rPr>
        <w:t>layer</w:t>
      </w:r>
      <w:r w:rsidR="001C0CBC">
        <w:rPr>
          <w:sz w:val="24"/>
          <w:szCs w:val="24"/>
        </w:rPr>
        <w:t xml:space="preserve"> on GIS</w:t>
      </w:r>
      <w:r w:rsidR="00B72FE3">
        <w:rPr>
          <w:sz w:val="24"/>
          <w:szCs w:val="24"/>
        </w:rPr>
        <w:t xml:space="preserve">.  This layer is a sublayer under the Landscape 3.1 layer.  </w:t>
      </w:r>
    </w:p>
    <w:p w14:paraId="5B7F8479" w14:textId="77777777" w:rsidR="007425BC" w:rsidRPr="00A5564D" w:rsidRDefault="007425BC" w:rsidP="00F83F99">
      <w:pPr>
        <w:pStyle w:val="ListParagraph"/>
        <w:numPr>
          <w:ilvl w:val="0"/>
          <w:numId w:val="16"/>
        </w:numPr>
        <w:spacing w:after="120" w:line="360" w:lineRule="auto"/>
        <w:rPr>
          <w:sz w:val="24"/>
          <w:szCs w:val="24"/>
        </w:rPr>
      </w:pPr>
      <w:r w:rsidRPr="00BE048A">
        <w:rPr>
          <w:sz w:val="24"/>
          <w:szCs w:val="24"/>
        </w:rPr>
        <w:t xml:space="preserve">If </w:t>
      </w:r>
      <w:r w:rsidR="001C0CBC">
        <w:rPr>
          <w:sz w:val="24"/>
          <w:szCs w:val="24"/>
        </w:rPr>
        <w:t xml:space="preserve">the center (centroid) of </w:t>
      </w:r>
      <w:r w:rsidRPr="00BE048A">
        <w:rPr>
          <w:sz w:val="24"/>
          <w:szCs w:val="24"/>
        </w:rPr>
        <w:t>a circle shows up on the site</w:t>
      </w:r>
      <w:r w:rsidR="001C0CBC">
        <w:rPr>
          <w:sz w:val="24"/>
          <w:szCs w:val="24"/>
        </w:rPr>
        <w:t xml:space="preserve"> or within 300 feet of the site</w:t>
      </w:r>
      <w:r w:rsidRPr="00BE048A">
        <w:rPr>
          <w:sz w:val="24"/>
          <w:szCs w:val="24"/>
        </w:rPr>
        <w:t xml:space="preserve">, </w:t>
      </w:r>
      <w:r w:rsidR="001C0CBC">
        <w:rPr>
          <w:sz w:val="24"/>
          <w:szCs w:val="24"/>
        </w:rPr>
        <w:t xml:space="preserve">then a T&amp;E unit review is required.  </w:t>
      </w:r>
      <w:r w:rsidRPr="00BE048A">
        <w:rPr>
          <w:sz w:val="24"/>
          <w:szCs w:val="24"/>
        </w:rPr>
        <w:t xml:space="preserve">  </w:t>
      </w:r>
      <w:r w:rsidR="00D4744D">
        <w:rPr>
          <w:sz w:val="24"/>
          <w:szCs w:val="24"/>
        </w:rPr>
        <w:t>Please note that t</w:t>
      </w:r>
      <w:r w:rsidRPr="00BE048A">
        <w:rPr>
          <w:sz w:val="24"/>
          <w:szCs w:val="24"/>
        </w:rPr>
        <w:t>he buffer around the centroid extend</w:t>
      </w:r>
      <w:r w:rsidR="00D4744D">
        <w:rPr>
          <w:sz w:val="24"/>
          <w:szCs w:val="24"/>
        </w:rPr>
        <w:t>s</w:t>
      </w:r>
      <w:r w:rsidRPr="00BE048A">
        <w:rPr>
          <w:sz w:val="24"/>
          <w:szCs w:val="24"/>
        </w:rPr>
        <w:t xml:space="preserve"> to 300 meters</w:t>
      </w:r>
      <w:r w:rsidR="001C0CBC">
        <w:rPr>
          <w:sz w:val="24"/>
          <w:szCs w:val="24"/>
        </w:rPr>
        <w:t xml:space="preserve"> so you will need to use the measure tool to determine if the centroid of the circle is within 300 feet of the site</w:t>
      </w:r>
      <w:r w:rsidR="00D4744D">
        <w:rPr>
          <w:sz w:val="24"/>
          <w:szCs w:val="24"/>
        </w:rPr>
        <w:t>.</w:t>
      </w:r>
      <w:r w:rsidRPr="00BE048A">
        <w:rPr>
          <w:sz w:val="24"/>
          <w:szCs w:val="24"/>
        </w:rPr>
        <w:t xml:space="preserve"> </w:t>
      </w:r>
      <w:r w:rsidR="003208C3">
        <w:rPr>
          <w:sz w:val="24"/>
          <w:szCs w:val="24"/>
        </w:rPr>
        <w:t xml:space="preserve">If the project proposes to impact any wetlands identified in this layer, then a Vernal Habitat review should be forwarded to the T&amp;E Unit.  </w:t>
      </w:r>
      <w:r w:rsidR="00C30457">
        <w:rPr>
          <w:sz w:val="24"/>
          <w:szCs w:val="24"/>
        </w:rPr>
        <w:t>**</w:t>
      </w:r>
      <w:r w:rsidR="00C30457" w:rsidRPr="00C30457">
        <w:rPr>
          <w:sz w:val="24"/>
          <w:szCs w:val="24"/>
        </w:rPr>
        <w:t xml:space="preserve">Note:  This step should be pre-screened by application support unit (ASU), but for a diligent review, please double check.  Check Activity Tracking to see if a </w:t>
      </w:r>
      <w:r w:rsidR="00C30457" w:rsidRPr="00C30457">
        <w:rPr>
          <w:sz w:val="24"/>
          <w:szCs w:val="24"/>
        </w:rPr>
        <w:lastRenderedPageBreak/>
        <w:t xml:space="preserve">USFWS review request has been sent by ASU.  If not, then the following screening should be done.  </w:t>
      </w:r>
    </w:p>
    <w:p w14:paraId="4609F437" w14:textId="77777777" w:rsidR="007425BC" w:rsidRDefault="007425BC" w:rsidP="00F83F99">
      <w:pPr>
        <w:spacing w:after="120" w:line="360" w:lineRule="auto"/>
        <w:rPr>
          <w:sz w:val="24"/>
          <w:szCs w:val="24"/>
        </w:rPr>
      </w:pPr>
      <w:r>
        <w:rPr>
          <w:sz w:val="24"/>
          <w:szCs w:val="24"/>
        </w:rPr>
        <w:t xml:space="preserve">Check for </w:t>
      </w:r>
      <w:r w:rsidR="001C0CBC">
        <w:rPr>
          <w:sz w:val="24"/>
          <w:szCs w:val="24"/>
        </w:rPr>
        <w:t>T&amp;E</w:t>
      </w:r>
      <w:r>
        <w:rPr>
          <w:sz w:val="24"/>
          <w:szCs w:val="24"/>
        </w:rPr>
        <w:t xml:space="preserve"> plants:</w:t>
      </w:r>
    </w:p>
    <w:p w14:paraId="06EACF28" w14:textId="77777777" w:rsidR="007425BC" w:rsidRDefault="007425BC" w:rsidP="00F83F99">
      <w:pPr>
        <w:pStyle w:val="ListParagraph"/>
        <w:numPr>
          <w:ilvl w:val="0"/>
          <w:numId w:val="17"/>
        </w:numPr>
        <w:spacing w:after="120" w:line="360" w:lineRule="auto"/>
        <w:rPr>
          <w:sz w:val="24"/>
          <w:szCs w:val="24"/>
        </w:rPr>
      </w:pPr>
      <w:r>
        <w:rPr>
          <w:sz w:val="24"/>
          <w:szCs w:val="24"/>
        </w:rPr>
        <w:t>Use the Natura</w:t>
      </w:r>
      <w:r w:rsidR="005F69F3">
        <w:rPr>
          <w:sz w:val="24"/>
          <w:szCs w:val="24"/>
        </w:rPr>
        <w:t>l Heritage Plant Grid GIS Layer</w:t>
      </w:r>
      <w:r w:rsidR="001C0CBC">
        <w:rPr>
          <w:sz w:val="24"/>
          <w:szCs w:val="24"/>
        </w:rPr>
        <w:t xml:space="preserve"> (grid) located at </w:t>
      </w:r>
      <w:r w:rsidR="005F69F3" w:rsidRPr="005F69F3">
        <w:rPr>
          <w:sz w:val="24"/>
          <w:szCs w:val="24"/>
        </w:rPr>
        <w:t>V:\lum\LUR\GIS_DATA\NHP_Grid_Map_Nov_2009|2015 Grid Map Update</w:t>
      </w:r>
    </w:p>
    <w:p w14:paraId="7919D797" w14:textId="77777777" w:rsidR="005F69F3" w:rsidRDefault="005F69F3" w:rsidP="00F83F99">
      <w:pPr>
        <w:pStyle w:val="ListParagraph"/>
        <w:numPr>
          <w:ilvl w:val="0"/>
          <w:numId w:val="17"/>
        </w:numPr>
        <w:spacing w:after="120" w:line="360" w:lineRule="auto"/>
        <w:rPr>
          <w:sz w:val="24"/>
          <w:szCs w:val="24"/>
        </w:rPr>
      </w:pPr>
      <w:r>
        <w:rPr>
          <w:sz w:val="24"/>
          <w:szCs w:val="24"/>
        </w:rPr>
        <w:t xml:space="preserve">Use the Identify tool to see which plants are listed in the </w:t>
      </w:r>
      <w:r w:rsidR="001C0CBC">
        <w:rPr>
          <w:sz w:val="24"/>
          <w:szCs w:val="24"/>
        </w:rPr>
        <w:t>grid</w:t>
      </w:r>
      <w:r>
        <w:rPr>
          <w:sz w:val="24"/>
          <w:szCs w:val="24"/>
        </w:rPr>
        <w:t xml:space="preserve">. </w:t>
      </w:r>
    </w:p>
    <w:p w14:paraId="6F70C68C" w14:textId="77777777" w:rsidR="005F69F3" w:rsidRDefault="005F69F3" w:rsidP="00F83F99">
      <w:pPr>
        <w:pStyle w:val="ListParagraph"/>
        <w:numPr>
          <w:ilvl w:val="1"/>
          <w:numId w:val="17"/>
        </w:numPr>
        <w:spacing w:after="120" w:line="360" w:lineRule="auto"/>
        <w:rPr>
          <w:sz w:val="24"/>
          <w:szCs w:val="24"/>
        </w:rPr>
      </w:pPr>
      <w:r>
        <w:rPr>
          <w:sz w:val="24"/>
          <w:szCs w:val="24"/>
        </w:rPr>
        <w:t xml:space="preserve"> If the grid is labeled as NHP_All, </w:t>
      </w:r>
      <w:r w:rsidR="001C0CBC">
        <w:rPr>
          <w:sz w:val="24"/>
          <w:szCs w:val="24"/>
        </w:rPr>
        <w:t>a review is</w:t>
      </w:r>
      <w:r>
        <w:rPr>
          <w:sz w:val="24"/>
          <w:szCs w:val="24"/>
        </w:rPr>
        <w:t xml:space="preserve"> not required</w:t>
      </w:r>
      <w:r w:rsidR="001C0CBC">
        <w:rPr>
          <w:sz w:val="24"/>
          <w:szCs w:val="24"/>
        </w:rPr>
        <w:t>.</w:t>
      </w:r>
    </w:p>
    <w:p w14:paraId="547DCB17" w14:textId="77777777" w:rsidR="005F69F3" w:rsidRDefault="005F69F3" w:rsidP="00F83F99">
      <w:pPr>
        <w:pStyle w:val="ListParagraph"/>
        <w:numPr>
          <w:ilvl w:val="1"/>
          <w:numId w:val="17"/>
        </w:numPr>
        <w:spacing w:after="120" w:line="360" w:lineRule="auto"/>
        <w:rPr>
          <w:sz w:val="24"/>
          <w:szCs w:val="24"/>
        </w:rPr>
      </w:pPr>
      <w:r>
        <w:rPr>
          <w:sz w:val="24"/>
          <w:szCs w:val="24"/>
        </w:rPr>
        <w:t xml:space="preserve">If the grid is labeled as NHP_S_Precison, </w:t>
      </w:r>
      <w:r w:rsidR="001C0CBC">
        <w:rPr>
          <w:sz w:val="24"/>
          <w:szCs w:val="24"/>
        </w:rPr>
        <w:t>a review is required from the T&amp;E unit</w:t>
      </w:r>
      <w:r>
        <w:rPr>
          <w:sz w:val="24"/>
          <w:szCs w:val="24"/>
        </w:rPr>
        <w:t xml:space="preserve"> </w:t>
      </w:r>
    </w:p>
    <w:p w14:paraId="78E51049" w14:textId="77777777" w:rsidR="00814C3B" w:rsidRDefault="005F69F3" w:rsidP="00F83F99">
      <w:pPr>
        <w:pStyle w:val="ListParagraph"/>
        <w:numPr>
          <w:ilvl w:val="2"/>
          <w:numId w:val="17"/>
        </w:numPr>
        <w:spacing w:after="120" w:line="360" w:lineRule="auto"/>
        <w:rPr>
          <w:sz w:val="24"/>
          <w:szCs w:val="24"/>
        </w:rPr>
      </w:pPr>
      <w:r>
        <w:rPr>
          <w:sz w:val="24"/>
          <w:szCs w:val="24"/>
        </w:rPr>
        <w:t xml:space="preserve">If reviewing a </w:t>
      </w:r>
      <w:r w:rsidR="001C0CBC">
        <w:rPr>
          <w:sz w:val="24"/>
          <w:szCs w:val="24"/>
        </w:rPr>
        <w:t xml:space="preserve">stand-alone </w:t>
      </w:r>
      <w:r>
        <w:rPr>
          <w:sz w:val="24"/>
          <w:szCs w:val="24"/>
        </w:rPr>
        <w:t xml:space="preserve">wetlands </w:t>
      </w:r>
      <w:r w:rsidR="00FB1CBC">
        <w:rPr>
          <w:sz w:val="24"/>
          <w:szCs w:val="24"/>
        </w:rPr>
        <w:t>LOI/</w:t>
      </w:r>
      <w:r>
        <w:rPr>
          <w:sz w:val="24"/>
          <w:szCs w:val="24"/>
        </w:rPr>
        <w:t xml:space="preserve">permit, only these </w:t>
      </w:r>
      <w:r w:rsidR="00BE048A">
        <w:rPr>
          <w:sz w:val="24"/>
          <w:szCs w:val="24"/>
        </w:rPr>
        <w:t xml:space="preserve">six </w:t>
      </w:r>
      <w:r>
        <w:rPr>
          <w:sz w:val="24"/>
          <w:szCs w:val="24"/>
        </w:rPr>
        <w:t xml:space="preserve">plants </w:t>
      </w:r>
      <w:r w:rsidR="001C0CBC">
        <w:rPr>
          <w:sz w:val="24"/>
          <w:szCs w:val="24"/>
        </w:rPr>
        <w:t>require a T&amp;E review</w:t>
      </w:r>
      <w:r>
        <w:rPr>
          <w:sz w:val="24"/>
          <w:szCs w:val="24"/>
        </w:rPr>
        <w:t>:</w:t>
      </w:r>
    </w:p>
    <w:p w14:paraId="06AEC60C" w14:textId="77777777" w:rsidR="00814C3B" w:rsidRPr="00814C3B" w:rsidRDefault="00814C3B" w:rsidP="00F83F99">
      <w:pPr>
        <w:pStyle w:val="ListParagraph"/>
        <w:numPr>
          <w:ilvl w:val="3"/>
          <w:numId w:val="17"/>
        </w:numPr>
        <w:spacing w:after="120" w:line="240" w:lineRule="auto"/>
        <w:rPr>
          <w:sz w:val="24"/>
          <w:szCs w:val="24"/>
        </w:rPr>
      </w:pPr>
      <w:r w:rsidRPr="00814C3B">
        <w:t xml:space="preserve">Swamp pink </w:t>
      </w:r>
    </w:p>
    <w:p w14:paraId="79F061D8" w14:textId="77777777" w:rsidR="00814C3B" w:rsidRPr="00814C3B" w:rsidRDefault="00814C3B" w:rsidP="00F83F99">
      <w:pPr>
        <w:pStyle w:val="ListParagraph"/>
        <w:numPr>
          <w:ilvl w:val="3"/>
          <w:numId w:val="17"/>
        </w:numPr>
        <w:spacing w:after="120" w:line="240" w:lineRule="auto"/>
        <w:rPr>
          <w:sz w:val="24"/>
          <w:szCs w:val="24"/>
        </w:rPr>
      </w:pPr>
      <w:r w:rsidRPr="00814C3B">
        <w:t xml:space="preserve">Sensitive joint vetch </w:t>
      </w:r>
    </w:p>
    <w:p w14:paraId="15E6911C" w14:textId="77777777" w:rsidR="00814C3B" w:rsidRPr="00814C3B" w:rsidRDefault="00814C3B" w:rsidP="00F83F99">
      <w:pPr>
        <w:pStyle w:val="ListParagraph"/>
        <w:numPr>
          <w:ilvl w:val="3"/>
          <w:numId w:val="17"/>
        </w:numPr>
        <w:spacing w:after="120" w:line="240" w:lineRule="auto"/>
        <w:rPr>
          <w:sz w:val="24"/>
          <w:szCs w:val="24"/>
        </w:rPr>
      </w:pPr>
      <w:r w:rsidRPr="00814C3B">
        <w:t xml:space="preserve">Small whorled pogonia </w:t>
      </w:r>
    </w:p>
    <w:p w14:paraId="4959998A" w14:textId="77777777" w:rsidR="00814C3B" w:rsidRPr="00814C3B" w:rsidRDefault="00814C3B" w:rsidP="00F83F99">
      <w:pPr>
        <w:pStyle w:val="ListParagraph"/>
        <w:numPr>
          <w:ilvl w:val="3"/>
          <w:numId w:val="17"/>
        </w:numPr>
        <w:spacing w:after="120" w:line="240" w:lineRule="auto"/>
        <w:rPr>
          <w:sz w:val="24"/>
          <w:szCs w:val="24"/>
        </w:rPr>
      </w:pPr>
      <w:r w:rsidRPr="00814C3B">
        <w:t xml:space="preserve">Bog asphodel </w:t>
      </w:r>
    </w:p>
    <w:p w14:paraId="0D643015" w14:textId="77777777" w:rsidR="00814C3B" w:rsidRPr="00814C3B" w:rsidRDefault="00814C3B" w:rsidP="00F83F99">
      <w:pPr>
        <w:pStyle w:val="ListParagraph"/>
        <w:numPr>
          <w:ilvl w:val="3"/>
          <w:numId w:val="17"/>
        </w:numPr>
        <w:spacing w:after="120" w:line="240" w:lineRule="auto"/>
        <w:rPr>
          <w:sz w:val="24"/>
          <w:szCs w:val="24"/>
        </w:rPr>
      </w:pPr>
      <w:r w:rsidRPr="00814C3B">
        <w:t xml:space="preserve">Sea beach amaranth </w:t>
      </w:r>
    </w:p>
    <w:p w14:paraId="57954D26" w14:textId="77777777" w:rsidR="00814C3B" w:rsidRPr="00814C3B" w:rsidRDefault="00814C3B" w:rsidP="00F83F99">
      <w:pPr>
        <w:pStyle w:val="ListParagraph"/>
        <w:numPr>
          <w:ilvl w:val="3"/>
          <w:numId w:val="17"/>
        </w:numPr>
        <w:spacing w:after="120" w:line="240" w:lineRule="auto"/>
        <w:rPr>
          <w:sz w:val="24"/>
          <w:szCs w:val="24"/>
        </w:rPr>
      </w:pPr>
      <w:r w:rsidRPr="00814C3B">
        <w:t>Knieskern’s beaked-rush</w:t>
      </w:r>
    </w:p>
    <w:p w14:paraId="15BD9B80" w14:textId="77777777" w:rsidR="005F69F3" w:rsidRPr="003208C3" w:rsidRDefault="005F69F3" w:rsidP="00F83F99">
      <w:pPr>
        <w:pStyle w:val="ListParagraph"/>
        <w:numPr>
          <w:ilvl w:val="2"/>
          <w:numId w:val="17"/>
        </w:numPr>
        <w:spacing w:after="120" w:line="360" w:lineRule="auto"/>
        <w:rPr>
          <w:sz w:val="24"/>
          <w:szCs w:val="24"/>
        </w:rPr>
      </w:pPr>
      <w:r w:rsidRPr="003208C3">
        <w:rPr>
          <w:sz w:val="24"/>
          <w:szCs w:val="24"/>
        </w:rPr>
        <w:t>If reviewing a FHA, CAFRA</w:t>
      </w:r>
      <w:r w:rsidR="00FB1CBC" w:rsidRPr="003208C3">
        <w:rPr>
          <w:sz w:val="24"/>
          <w:szCs w:val="24"/>
        </w:rPr>
        <w:t xml:space="preserve"> or</w:t>
      </w:r>
      <w:r w:rsidRPr="003208C3">
        <w:rPr>
          <w:sz w:val="24"/>
          <w:szCs w:val="24"/>
        </w:rPr>
        <w:t xml:space="preserve"> WFD permit any “NHP_S_Precison” sites should be sent for a review</w:t>
      </w:r>
    </w:p>
    <w:p w14:paraId="2603382C" w14:textId="77777777" w:rsidR="00FB1CBC" w:rsidRDefault="00FB1CBC" w:rsidP="00F83F99">
      <w:pPr>
        <w:spacing w:after="120" w:line="360" w:lineRule="auto"/>
        <w:rPr>
          <w:sz w:val="24"/>
          <w:szCs w:val="24"/>
        </w:rPr>
      </w:pPr>
      <w:r>
        <w:rPr>
          <w:sz w:val="24"/>
          <w:szCs w:val="24"/>
        </w:rPr>
        <w:t xml:space="preserve">If potential T&amp;E habitat is identified and it is determined </w:t>
      </w:r>
      <w:r w:rsidR="00EA5062">
        <w:rPr>
          <w:sz w:val="24"/>
          <w:szCs w:val="24"/>
        </w:rPr>
        <w:t xml:space="preserve">that a T&amp;E review is required, follow the </w:t>
      </w:r>
      <w:r>
        <w:rPr>
          <w:sz w:val="24"/>
          <w:szCs w:val="24"/>
        </w:rPr>
        <w:t>procedure below based on the type of application being reviewed.  If there are overlapping permit types</w:t>
      </w:r>
      <w:r w:rsidR="009F3659">
        <w:rPr>
          <w:sz w:val="24"/>
          <w:szCs w:val="24"/>
        </w:rPr>
        <w:t xml:space="preserve"> (such as FHA with FWW or CAFRA with FWW), then the follow the instructions for the FHA or CAFRA permit.</w:t>
      </w:r>
    </w:p>
    <w:p w14:paraId="648EAC13" w14:textId="77777777" w:rsidR="00876289" w:rsidRPr="00CB4B8D" w:rsidRDefault="00B26E74" w:rsidP="00F83F99">
      <w:pPr>
        <w:spacing w:after="120" w:line="360" w:lineRule="auto"/>
        <w:rPr>
          <w:sz w:val="24"/>
          <w:szCs w:val="24"/>
        </w:rPr>
      </w:pPr>
      <w:r>
        <w:rPr>
          <w:sz w:val="24"/>
          <w:szCs w:val="24"/>
        </w:rPr>
        <w:t xml:space="preserve">For </w:t>
      </w:r>
      <w:r w:rsidRPr="00BE048A">
        <w:rPr>
          <w:b/>
          <w:sz w:val="24"/>
          <w:szCs w:val="24"/>
        </w:rPr>
        <w:t>Freshwater Wetlands Permit</w:t>
      </w:r>
      <w:r>
        <w:rPr>
          <w:sz w:val="24"/>
          <w:szCs w:val="24"/>
        </w:rPr>
        <w:t xml:space="preserve"> or </w:t>
      </w:r>
      <w:r w:rsidRPr="00BE048A">
        <w:rPr>
          <w:b/>
          <w:sz w:val="24"/>
          <w:szCs w:val="24"/>
        </w:rPr>
        <w:t>LOI</w:t>
      </w:r>
      <w:r>
        <w:rPr>
          <w:sz w:val="24"/>
          <w:szCs w:val="24"/>
        </w:rPr>
        <w:t xml:space="preserve">: </w:t>
      </w:r>
      <w:r w:rsidR="00C731C7" w:rsidRPr="00CB4B8D">
        <w:rPr>
          <w:sz w:val="24"/>
          <w:szCs w:val="24"/>
        </w:rPr>
        <w:t>If there is potential habitat</w:t>
      </w:r>
      <w:r>
        <w:rPr>
          <w:sz w:val="24"/>
          <w:szCs w:val="24"/>
        </w:rPr>
        <w:t xml:space="preserve"> </w:t>
      </w:r>
      <w:r w:rsidRPr="00B26E74">
        <w:rPr>
          <w:b/>
          <w:sz w:val="24"/>
          <w:szCs w:val="24"/>
          <w:u w:val="single"/>
        </w:rPr>
        <w:t>onsite</w:t>
      </w:r>
      <w:r w:rsidR="009840CB">
        <w:rPr>
          <w:b/>
          <w:sz w:val="24"/>
          <w:szCs w:val="24"/>
          <w:u w:val="single"/>
        </w:rPr>
        <w:t xml:space="preserve"> or within 150’</w:t>
      </w:r>
      <w:r w:rsidR="00C731C7" w:rsidRPr="00CB4B8D">
        <w:rPr>
          <w:sz w:val="24"/>
          <w:szCs w:val="24"/>
        </w:rPr>
        <w:t xml:space="preserve">, the </w:t>
      </w:r>
      <w:r w:rsidR="009F3659">
        <w:rPr>
          <w:sz w:val="24"/>
          <w:szCs w:val="24"/>
        </w:rPr>
        <w:t xml:space="preserve">complete the </w:t>
      </w:r>
      <w:r w:rsidR="00C731C7" w:rsidRPr="00CB4B8D">
        <w:rPr>
          <w:sz w:val="24"/>
          <w:szCs w:val="24"/>
        </w:rPr>
        <w:t>following steps in</w:t>
      </w:r>
      <w:r w:rsidR="00876289" w:rsidRPr="00CB4B8D">
        <w:rPr>
          <w:sz w:val="24"/>
          <w:szCs w:val="24"/>
        </w:rPr>
        <w:t xml:space="preserve"> NJEMS:</w:t>
      </w:r>
      <w:r w:rsidR="001931C6">
        <w:rPr>
          <w:sz w:val="24"/>
          <w:szCs w:val="24"/>
        </w:rPr>
        <w:t xml:space="preserve"> </w:t>
      </w:r>
    </w:p>
    <w:p w14:paraId="506C48AA" w14:textId="77777777" w:rsidR="00876289" w:rsidRPr="00CB4B8D" w:rsidRDefault="001C0747" w:rsidP="00F83F99">
      <w:pPr>
        <w:pStyle w:val="ListParagraph"/>
        <w:numPr>
          <w:ilvl w:val="0"/>
          <w:numId w:val="4"/>
        </w:numPr>
        <w:spacing w:after="120" w:line="360" w:lineRule="auto"/>
        <w:rPr>
          <w:sz w:val="24"/>
          <w:szCs w:val="24"/>
        </w:rPr>
      </w:pPr>
      <w:r w:rsidRPr="00CB4B8D">
        <w:rPr>
          <w:sz w:val="24"/>
          <w:szCs w:val="24"/>
        </w:rPr>
        <w:t xml:space="preserve">Select the appropriate activity and </w:t>
      </w:r>
      <w:r w:rsidR="009F3659">
        <w:rPr>
          <w:sz w:val="24"/>
          <w:szCs w:val="24"/>
        </w:rPr>
        <w:t>click on</w:t>
      </w:r>
      <w:r w:rsidR="009F3659" w:rsidRPr="00CB4B8D">
        <w:rPr>
          <w:sz w:val="24"/>
          <w:szCs w:val="24"/>
        </w:rPr>
        <w:t xml:space="preserve"> </w:t>
      </w:r>
      <w:r w:rsidRPr="00CB4B8D">
        <w:rPr>
          <w:sz w:val="24"/>
          <w:szCs w:val="24"/>
        </w:rPr>
        <w:t>“Create New Document</w:t>
      </w:r>
      <w:r w:rsidR="009F3659">
        <w:rPr>
          <w:sz w:val="24"/>
          <w:szCs w:val="24"/>
        </w:rPr>
        <w:t>.</w:t>
      </w:r>
      <w:r w:rsidRPr="00CB4B8D">
        <w:rPr>
          <w:sz w:val="24"/>
          <w:szCs w:val="24"/>
        </w:rPr>
        <w:t xml:space="preserve">” </w:t>
      </w:r>
    </w:p>
    <w:p w14:paraId="652C93F2" w14:textId="77777777" w:rsidR="001C0747" w:rsidRPr="00CB4B8D" w:rsidRDefault="001C0747" w:rsidP="00F83F99">
      <w:pPr>
        <w:pStyle w:val="ListParagraph"/>
        <w:numPr>
          <w:ilvl w:val="0"/>
          <w:numId w:val="4"/>
        </w:numPr>
        <w:spacing w:after="120" w:line="360" w:lineRule="auto"/>
        <w:rPr>
          <w:sz w:val="24"/>
          <w:szCs w:val="24"/>
        </w:rPr>
      </w:pPr>
      <w:r w:rsidRPr="00CB4B8D">
        <w:rPr>
          <w:sz w:val="24"/>
          <w:szCs w:val="24"/>
        </w:rPr>
        <w:t xml:space="preserve">Under </w:t>
      </w:r>
      <w:r w:rsidR="009F3659">
        <w:rPr>
          <w:sz w:val="24"/>
          <w:szCs w:val="24"/>
        </w:rPr>
        <w:t>“</w:t>
      </w:r>
      <w:r w:rsidRPr="00CB4B8D">
        <w:rPr>
          <w:sz w:val="24"/>
          <w:szCs w:val="24"/>
        </w:rPr>
        <w:t>Type</w:t>
      </w:r>
      <w:r w:rsidR="009F3659">
        <w:rPr>
          <w:sz w:val="24"/>
          <w:szCs w:val="24"/>
        </w:rPr>
        <w:t>”</w:t>
      </w:r>
      <w:r w:rsidRPr="00CB4B8D">
        <w:rPr>
          <w:sz w:val="24"/>
          <w:szCs w:val="24"/>
        </w:rPr>
        <w:t xml:space="preserve">, </w:t>
      </w:r>
      <w:r w:rsidR="009F3659">
        <w:rPr>
          <w:sz w:val="24"/>
          <w:szCs w:val="24"/>
        </w:rPr>
        <w:t>s</w:t>
      </w:r>
      <w:r w:rsidRPr="00CB4B8D">
        <w:rPr>
          <w:sz w:val="24"/>
          <w:szCs w:val="24"/>
        </w:rPr>
        <w:t>elect Word Processing</w:t>
      </w:r>
      <w:r w:rsidR="009F3659">
        <w:rPr>
          <w:sz w:val="24"/>
          <w:szCs w:val="24"/>
        </w:rPr>
        <w:t>.</w:t>
      </w:r>
    </w:p>
    <w:p w14:paraId="7A34A438" w14:textId="77777777" w:rsidR="001C0747" w:rsidRPr="00CB4B8D" w:rsidRDefault="001C0747" w:rsidP="00F83F99">
      <w:pPr>
        <w:pStyle w:val="ListParagraph"/>
        <w:numPr>
          <w:ilvl w:val="0"/>
          <w:numId w:val="4"/>
        </w:numPr>
        <w:spacing w:after="120" w:line="360" w:lineRule="auto"/>
        <w:rPr>
          <w:sz w:val="24"/>
          <w:szCs w:val="24"/>
        </w:rPr>
      </w:pPr>
      <w:r w:rsidRPr="00CB4B8D">
        <w:rPr>
          <w:sz w:val="24"/>
          <w:szCs w:val="24"/>
        </w:rPr>
        <w:t xml:space="preserve">From the list of Word Processing templates, select T&amp;E Form FWW </w:t>
      </w:r>
    </w:p>
    <w:p w14:paraId="508CFB78" w14:textId="77777777" w:rsidR="001C0747" w:rsidRDefault="001C0747" w:rsidP="00F83F99">
      <w:pPr>
        <w:pStyle w:val="ListParagraph"/>
        <w:numPr>
          <w:ilvl w:val="0"/>
          <w:numId w:val="4"/>
        </w:numPr>
        <w:spacing w:after="120" w:line="360" w:lineRule="auto"/>
        <w:rPr>
          <w:sz w:val="24"/>
          <w:szCs w:val="24"/>
        </w:rPr>
      </w:pPr>
      <w:r w:rsidRPr="00CB4B8D">
        <w:rPr>
          <w:sz w:val="24"/>
          <w:szCs w:val="24"/>
        </w:rPr>
        <w:t xml:space="preserve">Fill out </w:t>
      </w:r>
      <w:r w:rsidR="009B3D4B">
        <w:rPr>
          <w:sz w:val="24"/>
          <w:szCs w:val="24"/>
        </w:rPr>
        <w:t xml:space="preserve">the </w:t>
      </w:r>
      <w:r w:rsidRPr="00CB4B8D">
        <w:rPr>
          <w:sz w:val="24"/>
          <w:szCs w:val="24"/>
        </w:rPr>
        <w:t xml:space="preserve">form and </w:t>
      </w:r>
      <w:r w:rsidR="00081F5A">
        <w:rPr>
          <w:sz w:val="24"/>
          <w:szCs w:val="24"/>
        </w:rPr>
        <w:t>print one copy</w:t>
      </w:r>
      <w:r w:rsidRPr="00CB4B8D">
        <w:rPr>
          <w:sz w:val="24"/>
          <w:szCs w:val="24"/>
        </w:rPr>
        <w:t xml:space="preserve">. Save </w:t>
      </w:r>
      <w:r w:rsidR="00D31F88">
        <w:rPr>
          <w:sz w:val="24"/>
          <w:szCs w:val="24"/>
        </w:rPr>
        <w:t>form to</w:t>
      </w:r>
      <w:r w:rsidRPr="00CB4B8D">
        <w:rPr>
          <w:sz w:val="24"/>
          <w:szCs w:val="24"/>
        </w:rPr>
        <w:t xml:space="preserve"> NJEMS</w:t>
      </w:r>
      <w:r w:rsidR="00C731C7" w:rsidRPr="00CB4B8D">
        <w:rPr>
          <w:sz w:val="24"/>
          <w:szCs w:val="24"/>
        </w:rPr>
        <w:t>.</w:t>
      </w:r>
    </w:p>
    <w:p w14:paraId="4B97FFA3" w14:textId="77777777" w:rsidR="00081F5A" w:rsidRPr="00081F5A" w:rsidRDefault="00081F5A" w:rsidP="00F83F99">
      <w:pPr>
        <w:pStyle w:val="ListParagraph"/>
        <w:numPr>
          <w:ilvl w:val="1"/>
          <w:numId w:val="4"/>
        </w:numPr>
        <w:spacing w:after="120" w:line="360" w:lineRule="auto"/>
        <w:rPr>
          <w:sz w:val="24"/>
          <w:szCs w:val="24"/>
        </w:rPr>
      </w:pPr>
      <w:r>
        <w:rPr>
          <w:sz w:val="24"/>
          <w:szCs w:val="24"/>
        </w:rPr>
        <w:t>Remember to add the</w:t>
      </w:r>
      <w:r w:rsidR="00241143">
        <w:rPr>
          <w:sz w:val="24"/>
          <w:szCs w:val="24"/>
        </w:rPr>
        <w:t xml:space="preserve"> </w:t>
      </w:r>
      <w:r>
        <w:rPr>
          <w:sz w:val="24"/>
          <w:szCs w:val="24"/>
        </w:rPr>
        <w:t>date you sent the review to T&amp;E</w:t>
      </w:r>
      <w:r w:rsidR="00241143">
        <w:rPr>
          <w:sz w:val="24"/>
          <w:szCs w:val="24"/>
        </w:rPr>
        <w:t xml:space="preserve"> (“date received”)</w:t>
      </w:r>
      <w:r w:rsidR="009632C6">
        <w:rPr>
          <w:sz w:val="24"/>
          <w:szCs w:val="24"/>
        </w:rPr>
        <w:t>, the Project Manager (PRO)</w:t>
      </w:r>
      <w:r w:rsidR="009B3D4B">
        <w:rPr>
          <w:sz w:val="24"/>
          <w:szCs w:val="24"/>
        </w:rPr>
        <w:t xml:space="preserve"> and make sure that</w:t>
      </w:r>
      <w:r w:rsidR="009D3383">
        <w:rPr>
          <w:sz w:val="24"/>
          <w:szCs w:val="24"/>
        </w:rPr>
        <w:t xml:space="preserve"> </w:t>
      </w:r>
      <w:r w:rsidR="009B3D4B">
        <w:rPr>
          <w:sz w:val="24"/>
          <w:szCs w:val="24"/>
        </w:rPr>
        <w:t>a</w:t>
      </w:r>
      <w:r>
        <w:rPr>
          <w:sz w:val="24"/>
          <w:szCs w:val="24"/>
        </w:rPr>
        <w:t xml:space="preserve">ll </w:t>
      </w:r>
      <w:r w:rsidR="009632C6" w:rsidRPr="009632C6">
        <w:rPr>
          <w:b/>
          <w:sz w:val="24"/>
          <w:szCs w:val="24"/>
        </w:rPr>
        <w:t>types</w:t>
      </w:r>
      <w:r w:rsidR="009632C6">
        <w:rPr>
          <w:sz w:val="24"/>
          <w:szCs w:val="24"/>
        </w:rPr>
        <w:t xml:space="preserve"> of </w:t>
      </w:r>
      <w:r>
        <w:rPr>
          <w:sz w:val="24"/>
          <w:szCs w:val="24"/>
        </w:rPr>
        <w:t xml:space="preserve">permits with the </w:t>
      </w:r>
      <w:r>
        <w:rPr>
          <w:sz w:val="24"/>
          <w:szCs w:val="24"/>
        </w:rPr>
        <w:lastRenderedPageBreak/>
        <w:t>application</w:t>
      </w:r>
      <w:r w:rsidR="009B3D4B">
        <w:rPr>
          <w:sz w:val="24"/>
          <w:szCs w:val="24"/>
        </w:rPr>
        <w:t xml:space="preserve"> are noted</w:t>
      </w:r>
      <w:r>
        <w:rPr>
          <w:sz w:val="24"/>
          <w:szCs w:val="24"/>
        </w:rPr>
        <w:t>.  (</w:t>
      </w:r>
      <w:r w:rsidR="00864F97">
        <w:rPr>
          <w:sz w:val="24"/>
          <w:szCs w:val="24"/>
        </w:rPr>
        <w:t>The</w:t>
      </w:r>
      <w:r>
        <w:rPr>
          <w:sz w:val="24"/>
          <w:szCs w:val="24"/>
        </w:rPr>
        <w:t xml:space="preserve"> automated document does not populate all this information on the form)</w:t>
      </w:r>
      <w:r w:rsidR="009632C6">
        <w:rPr>
          <w:sz w:val="24"/>
          <w:szCs w:val="24"/>
        </w:rPr>
        <w:t>. Under Landscape Mapping: Version 2.1/3.0, write in the region (i.e., Piedmont Plains)</w:t>
      </w:r>
    </w:p>
    <w:p w14:paraId="2136F046" w14:textId="77777777" w:rsidR="009840CB" w:rsidRPr="009840CB" w:rsidRDefault="001C0747" w:rsidP="00F83F99">
      <w:pPr>
        <w:pStyle w:val="ListParagraph"/>
        <w:numPr>
          <w:ilvl w:val="0"/>
          <w:numId w:val="4"/>
        </w:numPr>
        <w:spacing w:after="120" w:line="360" w:lineRule="auto"/>
        <w:rPr>
          <w:sz w:val="24"/>
          <w:szCs w:val="24"/>
        </w:rPr>
      </w:pPr>
      <w:r w:rsidRPr="00CB4B8D">
        <w:rPr>
          <w:sz w:val="24"/>
          <w:szCs w:val="24"/>
        </w:rPr>
        <w:t xml:space="preserve">Activity Tracking: Add Row, select “Group Task” box, </w:t>
      </w:r>
      <w:r w:rsidR="009B3D4B">
        <w:rPr>
          <w:sz w:val="24"/>
          <w:szCs w:val="24"/>
        </w:rPr>
        <w:t xml:space="preserve">and </w:t>
      </w:r>
      <w:r w:rsidRPr="00CB4B8D">
        <w:rPr>
          <w:sz w:val="24"/>
          <w:szCs w:val="24"/>
        </w:rPr>
        <w:t xml:space="preserve">select </w:t>
      </w:r>
      <w:r w:rsidR="009B3D4B">
        <w:rPr>
          <w:sz w:val="24"/>
          <w:szCs w:val="24"/>
        </w:rPr>
        <w:t>“</w:t>
      </w:r>
      <w:r w:rsidRPr="00CB4B8D">
        <w:rPr>
          <w:sz w:val="24"/>
          <w:szCs w:val="24"/>
        </w:rPr>
        <w:t>T&amp;E Spe</w:t>
      </w:r>
      <w:r w:rsidR="00C731C7" w:rsidRPr="00CB4B8D">
        <w:rPr>
          <w:sz w:val="24"/>
          <w:szCs w:val="24"/>
        </w:rPr>
        <w:t>cies Habitat Review</w:t>
      </w:r>
      <w:r w:rsidR="009B3D4B">
        <w:rPr>
          <w:sz w:val="24"/>
          <w:szCs w:val="24"/>
        </w:rPr>
        <w:t>” from the drop down</w:t>
      </w:r>
      <w:r w:rsidR="00C731C7" w:rsidRPr="00CB4B8D">
        <w:rPr>
          <w:sz w:val="24"/>
          <w:szCs w:val="24"/>
        </w:rPr>
        <w:t xml:space="preserve">. </w:t>
      </w:r>
      <w:r w:rsidRPr="00CB4B8D">
        <w:rPr>
          <w:sz w:val="24"/>
          <w:szCs w:val="24"/>
        </w:rPr>
        <w:t xml:space="preserve">Assign </w:t>
      </w:r>
      <w:r w:rsidR="00C731C7" w:rsidRPr="00CB4B8D">
        <w:rPr>
          <w:sz w:val="24"/>
          <w:szCs w:val="24"/>
        </w:rPr>
        <w:t>“</w:t>
      </w:r>
      <w:r w:rsidRPr="00CB4B8D">
        <w:rPr>
          <w:sz w:val="24"/>
          <w:szCs w:val="24"/>
        </w:rPr>
        <w:t>PM Send T&amp;E Review to T&amp;E</w:t>
      </w:r>
      <w:r w:rsidR="00C731C7" w:rsidRPr="00CB4B8D">
        <w:rPr>
          <w:sz w:val="24"/>
          <w:szCs w:val="24"/>
        </w:rPr>
        <w:t>”</w:t>
      </w:r>
      <w:r w:rsidRPr="00CB4B8D">
        <w:rPr>
          <w:sz w:val="24"/>
          <w:szCs w:val="24"/>
        </w:rPr>
        <w:t xml:space="preserve"> unit to yourself. Assign all other tasks to appropriate T&amp;E staff for your region.</w:t>
      </w:r>
    </w:p>
    <w:p w14:paraId="53AC8206" w14:textId="77777777" w:rsidR="009840CB" w:rsidRPr="00CB4B8D" w:rsidRDefault="009840CB" w:rsidP="00F83F99">
      <w:pPr>
        <w:spacing w:after="120" w:line="360" w:lineRule="auto"/>
        <w:rPr>
          <w:sz w:val="24"/>
          <w:szCs w:val="24"/>
        </w:rPr>
      </w:pPr>
      <w:r>
        <w:rPr>
          <w:sz w:val="24"/>
          <w:szCs w:val="24"/>
        </w:rPr>
        <w:t xml:space="preserve">For a </w:t>
      </w:r>
      <w:r w:rsidRPr="009840CB">
        <w:rPr>
          <w:b/>
          <w:sz w:val="24"/>
          <w:szCs w:val="24"/>
        </w:rPr>
        <w:t>Coastal Zone Management Permit</w:t>
      </w:r>
      <w:r>
        <w:rPr>
          <w:sz w:val="24"/>
          <w:szCs w:val="24"/>
        </w:rPr>
        <w:t xml:space="preserve">: </w:t>
      </w:r>
      <w:r w:rsidRPr="00CB4B8D">
        <w:rPr>
          <w:sz w:val="24"/>
          <w:szCs w:val="24"/>
        </w:rPr>
        <w:t>If there is potential habitat</w:t>
      </w:r>
      <w:r>
        <w:rPr>
          <w:sz w:val="24"/>
          <w:szCs w:val="24"/>
        </w:rPr>
        <w:t xml:space="preserve"> </w:t>
      </w:r>
      <w:r w:rsidRPr="00B26E74">
        <w:rPr>
          <w:b/>
          <w:sz w:val="24"/>
          <w:szCs w:val="24"/>
          <w:u w:val="single"/>
        </w:rPr>
        <w:t>onsite</w:t>
      </w:r>
      <w:r>
        <w:rPr>
          <w:b/>
          <w:sz w:val="24"/>
          <w:szCs w:val="24"/>
          <w:u w:val="single"/>
        </w:rPr>
        <w:t xml:space="preserve"> or within 150’</w:t>
      </w:r>
      <w:r w:rsidRPr="00CB4B8D">
        <w:rPr>
          <w:sz w:val="24"/>
          <w:szCs w:val="24"/>
        </w:rPr>
        <w:t xml:space="preserve">, the </w:t>
      </w:r>
      <w:r>
        <w:rPr>
          <w:sz w:val="24"/>
          <w:szCs w:val="24"/>
        </w:rPr>
        <w:t xml:space="preserve">PRO should complete the </w:t>
      </w:r>
      <w:r w:rsidRPr="00CB4B8D">
        <w:rPr>
          <w:sz w:val="24"/>
          <w:szCs w:val="24"/>
        </w:rPr>
        <w:t>following steps in NJEMS:</w:t>
      </w:r>
    </w:p>
    <w:p w14:paraId="1C04FCCB" w14:textId="77777777" w:rsidR="009840CB" w:rsidRPr="00CB4B8D" w:rsidRDefault="009840CB" w:rsidP="00F83F99">
      <w:pPr>
        <w:pStyle w:val="ListParagraph"/>
        <w:numPr>
          <w:ilvl w:val="0"/>
          <w:numId w:val="4"/>
        </w:numPr>
        <w:spacing w:after="120" w:line="360" w:lineRule="auto"/>
        <w:rPr>
          <w:sz w:val="24"/>
          <w:szCs w:val="24"/>
        </w:rPr>
      </w:pPr>
      <w:r w:rsidRPr="00CB4B8D">
        <w:rPr>
          <w:sz w:val="24"/>
          <w:szCs w:val="24"/>
        </w:rPr>
        <w:t xml:space="preserve">Select the appropriate activity and </w:t>
      </w:r>
      <w:r>
        <w:rPr>
          <w:sz w:val="24"/>
          <w:szCs w:val="24"/>
        </w:rPr>
        <w:t>click on</w:t>
      </w:r>
      <w:r w:rsidRPr="00CB4B8D">
        <w:rPr>
          <w:sz w:val="24"/>
          <w:szCs w:val="24"/>
        </w:rPr>
        <w:t xml:space="preserve"> “Create New Document</w:t>
      </w:r>
      <w:r>
        <w:rPr>
          <w:sz w:val="24"/>
          <w:szCs w:val="24"/>
        </w:rPr>
        <w:t>.</w:t>
      </w:r>
      <w:r w:rsidRPr="00CB4B8D">
        <w:rPr>
          <w:sz w:val="24"/>
          <w:szCs w:val="24"/>
        </w:rPr>
        <w:t xml:space="preserve">” </w:t>
      </w:r>
    </w:p>
    <w:p w14:paraId="0662BEB5" w14:textId="77777777" w:rsidR="009840CB" w:rsidRPr="00CB4B8D" w:rsidRDefault="009840CB" w:rsidP="00F83F99">
      <w:pPr>
        <w:pStyle w:val="ListParagraph"/>
        <w:numPr>
          <w:ilvl w:val="0"/>
          <w:numId w:val="4"/>
        </w:numPr>
        <w:spacing w:after="120" w:line="360" w:lineRule="auto"/>
        <w:rPr>
          <w:sz w:val="24"/>
          <w:szCs w:val="24"/>
        </w:rPr>
      </w:pPr>
      <w:r w:rsidRPr="00CB4B8D">
        <w:rPr>
          <w:sz w:val="24"/>
          <w:szCs w:val="24"/>
        </w:rPr>
        <w:t xml:space="preserve">Under </w:t>
      </w:r>
      <w:r>
        <w:rPr>
          <w:sz w:val="24"/>
          <w:szCs w:val="24"/>
        </w:rPr>
        <w:t>“</w:t>
      </w:r>
      <w:r w:rsidRPr="00CB4B8D">
        <w:rPr>
          <w:sz w:val="24"/>
          <w:szCs w:val="24"/>
        </w:rPr>
        <w:t>Type</w:t>
      </w:r>
      <w:r>
        <w:rPr>
          <w:sz w:val="24"/>
          <w:szCs w:val="24"/>
        </w:rPr>
        <w:t>”</w:t>
      </w:r>
      <w:r w:rsidRPr="00CB4B8D">
        <w:rPr>
          <w:sz w:val="24"/>
          <w:szCs w:val="24"/>
        </w:rPr>
        <w:t xml:space="preserve">, </w:t>
      </w:r>
      <w:r>
        <w:rPr>
          <w:sz w:val="24"/>
          <w:szCs w:val="24"/>
        </w:rPr>
        <w:t>s</w:t>
      </w:r>
      <w:r w:rsidRPr="00CB4B8D">
        <w:rPr>
          <w:sz w:val="24"/>
          <w:szCs w:val="24"/>
        </w:rPr>
        <w:t>elect Word Processing</w:t>
      </w:r>
      <w:r>
        <w:rPr>
          <w:sz w:val="24"/>
          <w:szCs w:val="24"/>
        </w:rPr>
        <w:t>.</w:t>
      </w:r>
    </w:p>
    <w:p w14:paraId="153AD9C2" w14:textId="77777777" w:rsidR="009840CB" w:rsidRPr="00CB4B8D" w:rsidRDefault="009840CB" w:rsidP="00F83F99">
      <w:pPr>
        <w:pStyle w:val="ListParagraph"/>
        <w:numPr>
          <w:ilvl w:val="0"/>
          <w:numId w:val="4"/>
        </w:numPr>
        <w:spacing w:after="120" w:line="360" w:lineRule="auto"/>
        <w:rPr>
          <w:sz w:val="24"/>
          <w:szCs w:val="24"/>
        </w:rPr>
      </w:pPr>
      <w:r w:rsidRPr="00CB4B8D">
        <w:rPr>
          <w:sz w:val="24"/>
          <w:szCs w:val="24"/>
        </w:rPr>
        <w:t>From the list of Word Processin</w:t>
      </w:r>
      <w:r>
        <w:rPr>
          <w:sz w:val="24"/>
          <w:szCs w:val="24"/>
        </w:rPr>
        <w:t>g templates, select T&amp;E Form CAF</w:t>
      </w:r>
      <w:r w:rsidRPr="00CB4B8D">
        <w:rPr>
          <w:sz w:val="24"/>
          <w:szCs w:val="24"/>
        </w:rPr>
        <w:t xml:space="preserve"> </w:t>
      </w:r>
    </w:p>
    <w:p w14:paraId="0DC09D34" w14:textId="77777777" w:rsidR="009840CB" w:rsidRDefault="009840CB" w:rsidP="00F83F99">
      <w:pPr>
        <w:pStyle w:val="ListParagraph"/>
        <w:numPr>
          <w:ilvl w:val="0"/>
          <w:numId w:val="4"/>
        </w:numPr>
        <w:spacing w:after="120" w:line="360" w:lineRule="auto"/>
        <w:rPr>
          <w:sz w:val="24"/>
          <w:szCs w:val="24"/>
        </w:rPr>
      </w:pPr>
      <w:r w:rsidRPr="00CB4B8D">
        <w:rPr>
          <w:sz w:val="24"/>
          <w:szCs w:val="24"/>
        </w:rPr>
        <w:t xml:space="preserve">Fill out </w:t>
      </w:r>
      <w:r>
        <w:rPr>
          <w:sz w:val="24"/>
          <w:szCs w:val="24"/>
        </w:rPr>
        <w:t xml:space="preserve">the </w:t>
      </w:r>
      <w:r w:rsidRPr="00CB4B8D">
        <w:rPr>
          <w:sz w:val="24"/>
          <w:szCs w:val="24"/>
        </w:rPr>
        <w:t xml:space="preserve">form and </w:t>
      </w:r>
      <w:r>
        <w:rPr>
          <w:sz w:val="24"/>
          <w:szCs w:val="24"/>
        </w:rPr>
        <w:t>print one copy</w:t>
      </w:r>
      <w:r w:rsidRPr="00CB4B8D">
        <w:rPr>
          <w:sz w:val="24"/>
          <w:szCs w:val="24"/>
        </w:rPr>
        <w:t xml:space="preserve">. Save </w:t>
      </w:r>
      <w:r>
        <w:rPr>
          <w:sz w:val="24"/>
          <w:szCs w:val="24"/>
        </w:rPr>
        <w:t>form to</w:t>
      </w:r>
      <w:r w:rsidRPr="00CB4B8D">
        <w:rPr>
          <w:sz w:val="24"/>
          <w:szCs w:val="24"/>
        </w:rPr>
        <w:t xml:space="preserve"> NJEMS.</w:t>
      </w:r>
    </w:p>
    <w:p w14:paraId="315B906F" w14:textId="77777777" w:rsidR="009840CB" w:rsidRPr="00081F5A" w:rsidRDefault="00241143" w:rsidP="00F83F99">
      <w:pPr>
        <w:pStyle w:val="ListParagraph"/>
        <w:numPr>
          <w:ilvl w:val="1"/>
          <w:numId w:val="25"/>
        </w:numPr>
        <w:spacing w:after="120" w:line="360" w:lineRule="auto"/>
        <w:rPr>
          <w:sz w:val="24"/>
          <w:szCs w:val="24"/>
        </w:rPr>
      </w:pPr>
      <w:r>
        <w:rPr>
          <w:sz w:val="24"/>
          <w:szCs w:val="24"/>
        </w:rPr>
        <w:t>Remember to add the date you sent the review to T&amp;E(“date received”).</w:t>
      </w:r>
      <w:r w:rsidR="009840CB">
        <w:rPr>
          <w:sz w:val="24"/>
          <w:szCs w:val="24"/>
        </w:rPr>
        <w:t xml:space="preserve"> The 90</w:t>
      </w:r>
      <w:r w:rsidR="009840CB" w:rsidRPr="000E0239">
        <w:rPr>
          <w:sz w:val="24"/>
          <w:szCs w:val="24"/>
          <w:vertAlign w:val="superscript"/>
        </w:rPr>
        <w:t>th</w:t>
      </w:r>
      <w:r w:rsidR="009840CB">
        <w:rPr>
          <w:sz w:val="24"/>
          <w:szCs w:val="24"/>
        </w:rPr>
        <w:t xml:space="preserve"> day deadline date should be clearly visible in large lettering on the form so the T&amp;E staff can plan accordingly.  Make sure that all permits wit</w:t>
      </w:r>
      <w:r w:rsidR="00864F97">
        <w:rPr>
          <w:sz w:val="24"/>
          <w:szCs w:val="24"/>
        </w:rPr>
        <w:t>h the application are noted.  (T</w:t>
      </w:r>
      <w:r w:rsidR="009840CB">
        <w:rPr>
          <w:sz w:val="24"/>
          <w:szCs w:val="24"/>
        </w:rPr>
        <w:t>he automated document does not populate all this information on the form)</w:t>
      </w:r>
    </w:p>
    <w:p w14:paraId="20C0C32D" w14:textId="77777777" w:rsidR="009840CB" w:rsidRPr="00EA5062" w:rsidRDefault="009840CB" w:rsidP="00F83F99">
      <w:pPr>
        <w:pStyle w:val="ListParagraph"/>
        <w:numPr>
          <w:ilvl w:val="0"/>
          <w:numId w:val="4"/>
        </w:numPr>
        <w:spacing w:after="120" w:line="360" w:lineRule="auto"/>
        <w:rPr>
          <w:sz w:val="24"/>
          <w:szCs w:val="24"/>
        </w:rPr>
      </w:pPr>
      <w:r w:rsidRPr="00CB4B8D">
        <w:rPr>
          <w:sz w:val="24"/>
          <w:szCs w:val="24"/>
        </w:rPr>
        <w:t xml:space="preserve">Activity Tracking: Add Row, select “Group Task” box, </w:t>
      </w:r>
      <w:r>
        <w:rPr>
          <w:sz w:val="24"/>
          <w:szCs w:val="24"/>
        </w:rPr>
        <w:t xml:space="preserve">and </w:t>
      </w:r>
      <w:r w:rsidRPr="00CB4B8D">
        <w:rPr>
          <w:sz w:val="24"/>
          <w:szCs w:val="24"/>
        </w:rPr>
        <w:t xml:space="preserve">select </w:t>
      </w:r>
      <w:r>
        <w:rPr>
          <w:sz w:val="24"/>
          <w:szCs w:val="24"/>
        </w:rPr>
        <w:t>“</w:t>
      </w:r>
      <w:r w:rsidRPr="00CB4B8D">
        <w:rPr>
          <w:sz w:val="24"/>
          <w:szCs w:val="24"/>
        </w:rPr>
        <w:t>T&amp;E Species Habitat Review</w:t>
      </w:r>
      <w:r>
        <w:rPr>
          <w:sz w:val="24"/>
          <w:szCs w:val="24"/>
        </w:rPr>
        <w:t>” from the drop down</w:t>
      </w:r>
      <w:r w:rsidRPr="00CB4B8D">
        <w:rPr>
          <w:sz w:val="24"/>
          <w:szCs w:val="24"/>
        </w:rPr>
        <w:t>. Assign “PM Send T&amp;E Review to T&amp;E” unit to yourself. Assign all other tasks to appropriate T&amp;E staff for your region.</w:t>
      </w:r>
    </w:p>
    <w:p w14:paraId="1E0C4873" w14:textId="77777777" w:rsidR="00B26E74" w:rsidRDefault="00B26E74" w:rsidP="00F83F99">
      <w:pPr>
        <w:spacing w:after="120" w:line="360" w:lineRule="auto"/>
        <w:rPr>
          <w:sz w:val="24"/>
          <w:szCs w:val="24"/>
        </w:rPr>
      </w:pPr>
      <w:r w:rsidRPr="00B26E74">
        <w:rPr>
          <w:sz w:val="24"/>
          <w:szCs w:val="24"/>
        </w:rPr>
        <w:t xml:space="preserve">For </w:t>
      </w:r>
      <w:r w:rsidRPr="00BE048A">
        <w:rPr>
          <w:b/>
          <w:sz w:val="24"/>
          <w:szCs w:val="24"/>
        </w:rPr>
        <w:t>Flood Hazard Area Permit</w:t>
      </w:r>
      <w:r w:rsidRPr="00B26E74">
        <w:rPr>
          <w:sz w:val="24"/>
          <w:szCs w:val="24"/>
        </w:rPr>
        <w:t xml:space="preserve">: If there is potential habitat </w:t>
      </w:r>
      <w:r w:rsidRPr="00B26E74">
        <w:rPr>
          <w:b/>
          <w:sz w:val="24"/>
          <w:szCs w:val="24"/>
          <w:u w:val="single"/>
        </w:rPr>
        <w:t>onsite</w:t>
      </w:r>
      <w:r w:rsidR="00271105">
        <w:rPr>
          <w:b/>
          <w:sz w:val="24"/>
          <w:szCs w:val="24"/>
          <w:u w:val="single"/>
        </w:rPr>
        <w:t xml:space="preserve"> (as determined above)</w:t>
      </w:r>
      <w:r>
        <w:rPr>
          <w:b/>
          <w:sz w:val="24"/>
          <w:szCs w:val="24"/>
          <w:u w:val="single"/>
        </w:rPr>
        <w:t xml:space="preserve"> or within a mile downstream</w:t>
      </w:r>
      <w:r w:rsidR="00271105">
        <w:rPr>
          <w:b/>
          <w:sz w:val="24"/>
          <w:szCs w:val="24"/>
          <w:u w:val="single"/>
        </w:rPr>
        <w:t xml:space="preserve"> (as determined with Natural Heritage Program letter below)</w:t>
      </w:r>
      <w:r w:rsidRPr="00B26E74">
        <w:rPr>
          <w:sz w:val="24"/>
          <w:szCs w:val="24"/>
        </w:rPr>
        <w:t xml:space="preserve">, </w:t>
      </w:r>
      <w:r w:rsidR="00271105">
        <w:rPr>
          <w:sz w:val="24"/>
          <w:szCs w:val="24"/>
        </w:rPr>
        <w:t xml:space="preserve">the PRO should complete </w:t>
      </w:r>
      <w:r w:rsidRPr="00B26E74">
        <w:rPr>
          <w:sz w:val="24"/>
          <w:szCs w:val="24"/>
        </w:rPr>
        <w:t>the following</w:t>
      </w:r>
      <w:r>
        <w:rPr>
          <w:sz w:val="24"/>
          <w:szCs w:val="24"/>
        </w:rPr>
        <w:t>:</w:t>
      </w:r>
    </w:p>
    <w:p w14:paraId="584438F8" w14:textId="77777777" w:rsidR="00F80706" w:rsidRDefault="00B26E74" w:rsidP="00F83F99">
      <w:pPr>
        <w:spacing w:after="120" w:line="360" w:lineRule="auto"/>
        <w:rPr>
          <w:sz w:val="24"/>
          <w:szCs w:val="24"/>
        </w:rPr>
      </w:pPr>
      <w:r>
        <w:rPr>
          <w:sz w:val="24"/>
          <w:szCs w:val="24"/>
        </w:rPr>
        <w:t xml:space="preserve">Check for a Natural Heritage Program Letter (NHP) and look to see if there are Critically Dependent Species on Water Courses </w:t>
      </w:r>
      <w:r w:rsidR="00271105">
        <w:rPr>
          <w:sz w:val="24"/>
          <w:szCs w:val="24"/>
        </w:rPr>
        <w:t>on the site or within a mile.  T</w:t>
      </w:r>
      <w:r>
        <w:rPr>
          <w:sz w:val="24"/>
          <w:szCs w:val="24"/>
        </w:rPr>
        <w:t xml:space="preserve">he following list </w:t>
      </w:r>
      <w:r w:rsidR="00271105">
        <w:rPr>
          <w:sz w:val="24"/>
          <w:szCs w:val="24"/>
        </w:rPr>
        <w:t>contains species that are critically dependent on the water course</w:t>
      </w:r>
      <w:r w:rsidR="00880E65">
        <w:rPr>
          <w:sz w:val="24"/>
          <w:szCs w:val="24"/>
        </w:rPr>
        <w:t xml:space="preserve">: </w:t>
      </w:r>
      <w:bookmarkStart w:id="46" w:name="_GoBack"/>
      <w:r w:rsidR="006B61EA">
        <w:fldChar w:fldCharType="begin"/>
      </w:r>
      <w:r w:rsidR="006B61EA">
        <w:instrText xml:space="preserve"> HYPERLINK "http://www.nj.gov/dep/landuse/download/fh_009.pdf" </w:instrText>
      </w:r>
      <w:r w:rsidR="006B61EA">
        <w:fldChar w:fldCharType="separate"/>
      </w:r>
      <w:r w:rsidR="00880E65" w:rsidRPr="00BE6312">
        <w:rPr>
          <w:rStyle w:val="Hyperlink"/>
          <w:sz w:val="24"/>
          <w:szCs w:val="24"/>
        </w:rPr>
        <w:t>http://www.nj.gov/dep/landuse/download/fh_009.pdf</w:t>
      </w:r>
      <w:r w:rsidR="006B61EA">
        <w:rPr>
          <w:rStyle w:val="Hyperlink"/>
          <w:sz w:val="24"/>
          <w:szCs w:val="24"/>
        </w:rPr>
        <w:fldChar w:fldCharType="end"/>
      </w:r>
      <w:bookmarkEnd w:id="46"/>
      <w:r>
        <w:rPr>
          <w:sz w:val="24"/>
          <w:szCs w:val="24"/>
        </w:rPr>
        <w:t>.</w:t>
      </w:r>
      <w:r w:rsidR="00880E65">
        <w:rPr>
          <w:sz w:val="24"/>
          <w:szCs w:val="24"/>
        </w:rPr>
        <w:t xml:space="preserve"> </w:t>
      </w:r>
      <w:r w:rsidR="00880E65">
        <w:rPr>
          <w:sz w:val="24"/>
          <w:szCs w:val="24"/>
        </w:rPr>
        <w:br/>
      </w:r>
      <w:r w:rsidR="00880E65">
        <w:rPr>
          <w:sz w:val="24"/>
          <w:szCs w:val="24"/>
        </w:rPr>
        <w:br/>
      </w:r>
      <w:r w:rsidR="00880E65">
        <w:rPr>
          <w:sz w:val="24"/>
          <w:szCs w:val="24"/>
        </w:rPr>
        <w:lastRenderedPageBreak/>
        <w:t xml:space="preserve">***If the application does not have a NHP Letter </w:t>
      </w:r>
      <w:r w:rsidR="008C4A4A">
        <w:rPr>
          <w:sz w:val="24"/>
          <w:szCs w:val="24"/>
        </w:rPr>
        <w:t>included,</w:t>
      </w:r>
      <w:r w:rsidR="00A43111">
        <w:rPr>
          <w:sz w:val="24"/>
          <w:szCs w:val="24"/>
        </w:rPr>
        <w:t xml:space="preserve"> </w:t>
      </w:r>
      <w:r w:rsidR="008C4A4A">
        <w:rPr>
          <w:sz w:val="24"/>
          <w:szCs w:val="24"/>
        </w:rPr>
        <w:t>it</w:t>
      </w:r>
      <w:r w:rsidR="00880E65" w:rsidRPr="00A43111">
        <w:rPr>
          <w:sz w:val="24"/>
          <w:szCs w:val="24"/>
        </w:rPr>
        <w:t xml:space="preserve"> is considered a deficiency</w:t>
      </w:r>
      <w:r w:rsidR="00880E65">
        <w:rPr>
          <w:sz w:val="24"/>
          <w:szCs w:val="24"/>
        </w:rPr>
        <w:t>.</w:t>
      </w:r>
      <w:r w:rsidR="00F2382C">
        <w:rPr>
          <w:sz w:val="24"/>
          <w:szCs w:val="24"/>
        </w:rPr>
        <w:t xml:space="preserve"> </w:t>
      </w:r>
      <w:r w:rsidR="00A43111">
        <w:rPr>
          <w:sz w:val="24"/>
          <w:szCs w:val="24"/>
        </w:rPr>
        <w:t xml:space="preserve">The </w:t>
      </w:r>
      <w:r w:rsidR="00EA5062">
        <w:rPr>
          <w:sz w:val="24"/>
          <w:szCs w:val="24"/>
        </w:rPr>
        <w:t>pre-reviewer</w:t>
      </w:r>
      <w:r w:rsidR="00A43111">
        <w:rPr>
          <w:sz w:val="24"/>
          <w:szCs w:val="24"/>
        </w:rPr>
        <w:t xml:space="preserve"> should</w:t>
      </w:r>
      <w:r w:rsidR="004D363E">
        <w:rPr>
          <w:sz w:val="24"/>
          <w:szCs w:val="24"/>
        </w:rPr>
        <w:t xml:space="preserve"> first contact the DLUR engineer assigned to the file to see if it is in their copy of the file. </w:t>
      </w:r>
      <w:r w:rsidR="00782AF5">
        <w:rPr>
          <w:sz w:val="24"/>
          <w:szCs w:val="24"/>
        </w:rPr>
        <w:t>If it is not,</w:t>
      </w:r>
      <w:r w:rsidR="009466D0">
        <w:rPr>
          <w:sz w:val="24"/>
          <w:szCs w:val="24"/>
        </w:rPr>
        <w:t xml:space="preserve"> </w:t>
      </w:r>
      <w:r w:rsidR="0040093A">
        <w:rPr>
          <w:sz w:val="24"/>
          <w:szCs w:val="24"/>
        </w:rPr>
        <w:t xml:space="preserve">note this omission on the checklist and </w:t>
      </w:r>
      <w:r w:rsidR="009466D0">
        <w:rPr>
          <w:sz w:val="24"/>
          <w:szCs w:val="24"/>
        </w:rPr>
        <w:t>inform the PRO who</w:t>
      </w:r>
      <w:r w:rsidR="00EA5062">
        <w:rPr>
          <w:sz w:val="24"/>
          <w:szCs w:val="24"/>
        </w:rPr>
        <w:t xml:space="preserve"> will be taking over the permit that the NHP letter needs to be requested from the agent. </w:t>
      </w:r>
    </w:p>
    <w:p w14:paraId="4C4A7017" w14:textId="77777777" w:rsidR="00B26E74" w:rsidRDefault="00B26E74" w:rsidP="00F83F99">
      <w:pPr>
        <w:spacing w:after="120" w:line="360" w:lineRule="auto"/>
        <w:rPr>
          <w:sz w:val="24"/>
          <w:szCs w:val="24"/>
        </w:rPr>
      </w:pPr>
      <w:r>
        <w:rPr>
          <w:sz w:val="24"/>
          <w:szCs w:val="24"/>
        </w:rPr>
        <w:t xml:space="preserve"> I</w:t>
      </w:r>
      <w:r w:rsidRPr="00B26E74">
        <w:rPr>
          <w:sz w:val="24"/>
          <w:szCs w:val="24"/>
        </w:rPr>
        <w:t>n NJEMS:</w:t>
      </w:r>
    </w:p>
    <w:p w14:paraId="5EBAEEB5" w14:textId="77777777" w:rsidR="00B26E74" w:rsidRPr="00CB4B8D" w:rsidRDefault="00B26E74" w:rsidP="00F83F99">
      <w:pPr>
        <w:pStyle w:val="ListParagraph"/>
        <w:numPr>
          <w:ilvl w:val="0"/>
          <w:numId w:val="15"/>
        </w:numPr>
        <w:spacing w:after="120" w:line="360" w:lineRule="auto"/>
        <w:rPr>
          <w:sz w:val="24"/>
          <w:szCs w:val="24"/>
        </w:rPr>
      </w:pPr>
      <w:r w:rsidRPr="00CB4B8D">
        <w:rPr>
          <w:sz w:val="24"/>
          <w:szCs w:val="24"/>
        </w:rPr>
        <w:t>Select the appropriate activity and hit “Create New Document</w:t>
      </w:r>
      <w:r w:rsidR="00935A3E">
        <w:rPr>
          <w:sz w:val="24"/>
          <w:szCs w:val="24"/>
        </w:rPr>
        <w:t>.</w:t>
      </w:r>
      <w:r w:rsidRPr="00CB4B8D">
        <w:rPr>
          <w:sz w:val="24"/>
          <w:szCs w:val="24"/>
        </w:rPr>
        <w:t xml:space="preserve">” </w:t>
      </w:r>
    </w:p>
    <w:p w14:paraId="4464731D" w14:textId="77777777" w:rsidR="00B26E74" w:rsidRPr="00CB4B8D" w:rsidRDefault="00B26E74" w:rsidP="00F83F99">
      <w:pPr>
        <w:pStyle w:val="ListParagraph"/>
        <w:numPr>
          <w:ilvl w:val="0"/>
          <w:numId w:val="15"/>
        </w:numPr>
        <w:spacing w:after="120" w:line="360" w:lineRule="auto"/>
        <w:rPr>
          <w:sz w:val="24"/>
          <w:szCs w:val="24"/>
        </w:rPr>
      </w:pPr>
      <w:r w:rsidRPr="00CB4B8D">
        <w:rPr>
          <w:sz w:val="24"/>
          <w:szCs w:val="24"/>
        </w:rPr>
        <w:t xml:space="preserve">Under </w:t>
      </w:r>
      <w:r w:rsidR="00935A3E">
        <w:rPr>
          <w:sz w:val="24"/>
          <w:szCs w:val="24"/>
        </w:rPr>
        <w:t>“</w:t>
      </w:r>
      <w:r w:rsidRPr="00CB4B8D">
        <w:rPr>
          <w:sz w:val="24"/>
          <w:szCs w:val="24"/>
        </w:rPr>
        <w:t>Type</w:t>
      </w:r>
      <w:r w:rsidR="00935A3E">
        <w:rPr>
          <w:sz w:val="24"/>
          <w:szCs w:val="24"/>
        </w:rPr>
        <w:t>”</w:t>
      </w:r>
      <w:r w:rsidRPr="00CB4B8D">
        <w:rPr>
          <w:sz w:val="24"/>
          <w:szCs w:val="24"/>
        </w:rPr>
        <w:t xml:space="preserve">, Select </w:t>
      </w:r>
      <w:r w:rsidR="00935A3E">
        <w:rPr>
          <w:sz w:val="24"/>
          <w:szCs w:val="24"/>
        </w:rPr>
        <w:t>“</w:t>
      </w:r>
      <w:r w:rsidRPr="00CB4B8D">
        <w:rPr>
          <w:sz w:val="24"/>
          <w:szCs w:val="24"/>
        </w:rPr>
        <w:t>Word Processing</w:t>
      </w:r>
      <w:r w:rsidR="00935A3E">
        <w:rPr>
          <w:sz w:val="24"/>
          <w:szCs w:val="24"/>
        </w:rPr>
        <w:t>.”</w:t>
      </w:r>
    </w:p>
    <w:p w14:paraId="5CA105D0" w14:textId="77777777" w:rsidR="00B26E74" w:rsidRPr="00CB4B8D" w:rsidRDefault="00B26E74" w:rsidP="00F83F99">
      <w:pPr>
        <w:pStyle w:val="ListParagraph"/>
        <w:numPr>
          <w:ilvl w:val="0"/>
          <w:numId w:val="15"/>
        </w:numPr>
        <w:spacing w:after="120" w:line="360" w:lineRule="auto"/>
        <w:rPr>
          <w:sz w:val="24"/>
          <w:szCs w:val="24"/>
        </w:rPr>
      </w:pPr>
      <w:r w:rsidRPr="00CB4B8D">
        <w:rPr>
          <w:sz w:val="24"/>
          <w:szCs w:val="24"/>
        </w:rPr>
        <w:t xml:space="preserve">From the list of Word Processing templates, select </w:t>
      </w:r>
      <w:r w:rsidR="00935A3E">
        <w:rPr>
          <w:sz w:val="24"/>
          <w:szCs w:val="24"/>
        </w:rPr>
        <w:t>“</w:t>
      </w:r>
      <w:r w:rsidRPr="00CB4B8D">
        <w:rPr>
          <w:sz w:val="24"/>
          <w:szCs w:val="24"/>
        </w:rPr>
        <w:t xml:space="preserve">T&amp;E Form </w:t>
      </w:r>
      <w:r w:rsidR="005F69F3">
        <w:rPr>
          <w:sz w:val="24"/>
          <w:szCs w:val="24"/>
        </w:rPr>
        <w:t>FHA</w:t>
      </w:r>
      <w:r w:rsidR="00935A3E">
        <w:rPr>
          <w:sz w:val="24"/>
          <w:szCs w:val="24"/>
        </w:rPr>
        <w:t>.”</w:t>
      </w:r>
      <w:r w:rsidRPr="00CB4B8D">
        <w:rPr>
          <w:sz w:val="24"/>
          <w:szCs w:val="24"/>
        </w:rPr>
        <w:t xml:space="preserve"> </w:t>
      </w:r>
    </w:p>
    <w:p w14:paraId="2868D415" w14:textId="77777777" w:rsidR="00B26E74" w:rsidRDefault="00B26E74" w:rsidP="00F83F99">
      <w:pPr>
        <w:pStyle w:val="ListParagraph"/>
        <w:numPr>
          <w:ilvl w:val="0"/>
          <w:numId w:val="15"/>
        </w:numPr>
        <w:spacing w:after="120" w:line="360" w:lineRule="auto"/>
        <w:rPr>
          <w:sz w:val="24"/>
          <w:szCs w:val="24"/>
        </w:rPr>
      </w:pPr>
      <w:r w:rsidRPr="00CB4B8D">
        <w:rPr>
          <w:sz w:val="24"/>
          <w:szCs w:val="24"/>
        </w:rPr>
        <w:t xml:space="preserve">Fill out form and print </w:t>
      </w:r>
      <w:r w:rsidR="00081F5A">
        <w:rPr>
          <w:sz w:val="24"/>
          <w:szCs w:val="24"/>
        </w:rPr>
        <w:t>one copy</w:t>
      </w:r>
      <w:r w:rsidRPr="00CB4B8D">
        <w:rPr>
          <w:sz w:val="24"/>
          <w:szCs w:val="24"/>
        </w:rPr>
        <w:t xml:space="preserve">. Save </w:t>
      </w:r>
      <w:r>
        <w:rPr>
          <w:sz w:val="24"/>
          <w:szCs w:val="24"/>
        </w:rPr>
        <w:t>form to</w:t>
      </w:r>
      <w:r w:rsidRPr="00CB4B8D">
        <w:rPr>
          <w:sz w:val="24"/>
          <w:szCs w:val="24"/>
        </w:rPr>
        <w:t xml:space="preserve"> NJEMS.</w:t>
      </w:r>
    </w:p>
    <w:p w14:paraId="589CE319" w14:textId="77777777" w:rsidR="00081F5A" w:rsidRPr="00081F5A" w:rsidRDefault="00081F5A" w:rsidP="00F83F99">
      <w:pPr>
        <w:pStyle w:val="ListParagraph"/>
        <w:numPr>
          <w:ilvl w:val="1"/>
          <w:numId w:val="15"/>
        </w:numPr>
        <w:spacing w:after="120" w:line="360" w:lineRule="auto"/>
        <w:rPr>
          <w:sz w:val="24"/>
          <w:szCs w:val="24"/>
        </w:rPr>
      </w:pPr>
      <w:r>
        <w:rPr>
          <w:sz w:val="24"/>
          <w:szCs w:val="24"/>
        </w:rPr>
        <w:t>Remember to add the “date permit was received”, “</w:t>
      </w:r>
      <w:r w:rsidR="000E0239">
        <w:rPr>
          <w:sz w:val="24"/>
          <w:szCs w:val="24"/>
        </w:rPr>
        <w:t>date you sent the review to T&amp;E.” The 45</w:t>
      </w:r>
      <w:r w:rsidR="000E0239" w:rsidRPr="000E0239">
        <w:rPr>
          <w:sz w:val="24"/>
          <w:szCs w:val="24"/>
          <w:vertAlign w:val="superscript"/>
        </w:rPr>
        <w:t>th</w:t>
      </w:r>
      <w:r w:rsidR="000E0239">
        <w:rPr>
          <w:sz w:val="24"/>
          <w:szCs w:val="24"/>
        </w:rPr>
        <w:t xml:space="preserve"> (GP) or 90</w:t>
      </w:r>
      <w:r w:rsidR="000E0239" w:rsidRPr="000E0239">
        <w:rPr>
          <w:sz w:val="24"/>
          <w:szCs w:val="24"/>
          <w:vertAlign w:val="superscript"/>
        </w:rPr>
        <w:t>th</w:t>
      </w:r>
      <w:r w:rsidR="000E0239">
        <w:rPr>
          <w:sz w:val="24"/>
          <w:szCs w:val="24"/>
          <w:vertAlign w:val="superscript"/>
        </w:rPr>
        <w:t xml:space="preserve"> </w:t>
      </w:r>
      <w:r w:rsidR="000E0239">
        <w:rPr>
          <w:sz w:val="24"/>
          <w:szCs w:val="24"/>
        </w:rPr>
        <w:t xml:space="preserve">(IP) day deadline date should be clearly visible in large lettering on the form so the T&amp;E staff </w:t>
      </w:r>
      <w:r w:rsidR="00FF42EB">
        <w:rPr>
          <w:sz w:val="24"/>
          <w:szCs w:val="24"/>
        </w:rPr>
        <w:t>knows to prioritize</w:t>
      </w:r>
      <w:r w:rsidR="000E0239">
        <w:rPr>
          <w:sz w:val="24"/>
          <w:szCs w:val="24"/>
        </w:rPr>
        <w:t>. M</w:t>
      </w:r>
      <w:r w:rsidR="00935A3E">
        <w:rPr>
          <w:sz w:val="24"/>
          <w:szCs w:val="24"/>
        </w:rPr>
        <w:t>ake sure that</w:t>
      </w:r>
      <w:r>
        <w:rPr>
          <w:sz w:val="24"/>
          <w:szCs w:val="24"/>
        </w:rPr>
        <w:t xml:space="preserve"> </w:t>
      </w:r>
      <w:r w:rsidR="00935A3E">
        <w:rPr>
          <w:sz w:val="24"/>
          <w:szCs w:val="24"/>
        </w:rPr>
        <w:t>a</w:t>
      </w:r>
      <w:r>
        <w:rPr>
          <w:sz w:val="24"/>
          <w:szCs w:val="24"/>
        </w:rPr>
        <w:t>ll permits with the application</w:t>
      </w:r>
      <w:r w:rsidR="00935A3E">
        <w:rPr>
          <w:sz w:val="24"/>
          <w:szCs w:val="24"/>
        </w:rPr>
        <w:t xml:space="preserve"> are noted</w:t>
      </w:r>
      <w:r>
        <w:rPr>
          <w:sz w:val="24"/>
          <w:szCs w:val="24"/>
        </w:rPr>
        <w:t>.  (sometimes the automated document does not populate all this information on the form)</w:t>
      </w:r>
    </w:p>
    <w:p w14:paraId="15C11C23" w14:textId="77777777" w:rsidR="00B26E74" w:rsidRPr="008F1986" w:rsidRDefault="00B26E74" w:rsidP="00F83F99">
      <w:pPr>
        <w:pStyle w:val="ListParagraph"/>
        <w:numPr>
          <w:ilvl w:val="0"/>
          <w:numId w:val="15"/>
        </w:numPr>
        <w:spacing w:after="120" w:line="360" w:lineRule="auto"/>
        <w:rPr>
          <w:sz w:val="24"/>
          <w:szCs w:val="24"/>
        </w:rPr>
      </w:pPr>
      <w:r w:rsidRPr="00CB4B8D">
        <w:rPr>
          <w:sz w:val="24"/>
          <w:szCs w:val="24"/>
        </w:rPr>
        <w:t xml:space="preserve">Activity Tracking: Add Row, select “Group Task” box, </w:t>
      </w:r>
      <w:r w:rsidR="00935A3E">
        <w:rPr>
          <w:sz w:val="24"/>
          <w:szCs w:val="24"/>
        </w:rPr>
        <w:t>and</w:t>
      </w:r>
      <w:r w:rsidRPr="00CB4B8D">
        <w:rPr>
          <w:sz w:val="24"/>
          <w:szCs w:val="24"/>
        </w:rPr>
        <w:t xml:space="preserve"> select </w:t>
      </w:r>
      <w:r w:rsidR="00935A3E">
        <w:rPr>
          <w:sz w:val="24"/>
          <w:szCs w:val="24"/>
        </w:rPr>
        <w:t>“</w:t>
      </w:r>
      <w:r w:rsidRPr="00CB4B8D">
        <w:rPr>
          <w:sz w:val="24"/>
          <w:szCs w:val="24"/>
        </w:rPr>
        <w:t>T&amp;E Species Habitat Review</w:t>
      </w:r>
      <w:r w:rsidR="00935A3E">
        <w:rPr>
          <w:sz w:val="24"/>
          <w:szCs w:val="24"/>
        </w:rPr>
        <w:t>” from the drop down</w:t>
      </w:r>
      <w:r w:rsidRPr="00CB4B8D">
        <w:rPr>
          <w:sz w:val="24"/>
          <w:szCs w:val="24"/>
        </w:rPr>
        <w:t>. Assign “PM Send T&amp;E Review to T&amp;E” unit to yourself. Assign all other tasks to appropriate T&amp;E staff for your region.</w:t>
      </w:r>
    </w:p>
    <w:p w14:paraId="2C612D54" w14:textId="77777777" w:rsidR="00A571D4" w:rsidRPr="001931C6" w:rsidRDefault="008F1986" w:rsidP="00F83F99">
      <w:pPr>
        <w:spacing w:after="120" w:line="360" w:lineRule="auto"/>
        <w:rPr>
          <w:i/>
          <w:sz w:val="24"/>
          <w:szCs w:val="24"/>
        </w:rPr>
      </w:pPr>
      <w:r w:rsidRPr="001931C6">
        <w:rPr>
          <w:i/>
          <w:sz w:val="24"/>
          <w:szCs w:val="24"/>
        </w:rPr>
        <w:t>Deliver the r</w:t>
      </w:r>
      <w:r w:rsidR="00724CF9" w:rsidRPr="001931C6">
        <w:rPr>
          <w:i/>
          <w:sz w:val="24"/>
          <w:szCs w:val="24"/>
        </w:rPr>
        <w:t>eview package</w:t>
      </w:r>
      <w:r w:rsidR="00125BDF" w:rsidRPr="001931C6">
        <w:rPr>
          <w:i/>
          <w:sz w:val="24"/>
          <w:szCs w:val="24"/>
        </w:rPr>
        <w:t xml:space="preserve"> to the T&amp;E Unit</w:t>
      </w:r>
      <w:r w:rsidR="00724CF9" w:rsidRPr="001931C6">
        <w:rPr>
          <w:i/>
          <w:sz w:val="24"/>
          <w:szCs w:val="24"/>
        </w:rPr>
        <w:t xml:space="preserve"> </w:t>
      </w:r>
      <w:r w:rsidR="00125BDF" w:rsidRPr="001931C6">
        <w:rPr>
          <w:i/>
          <w:sz w:val="24"/>
          <w:szCs w:val="24"/>
        </w:rPr>
        <w:t xml:space="preserve">(baskets sorted by permit type and geographic region located outside T&amp;E unit cube area) </w:t>
      </w:r>
      <w:r w:rsidR="00A571D4" w:rsidRPr="001931C6">
        <w:rPr>
          <w:i/>
          <w:sz w:val="24"/>
          <w:szCs w:val="24"/>
        </w:rPr>
        <w:t>containing:</w:t>
      </w:r>
    </w:p>
    <w:p w14:paraId="2714B55A" w14:textId="77777777" w:rsidR="00D9225C" w:rsidRPr="00CB4B8D" w:rsidRDefault="00D9225C" w:rsidP="00F83F99">
      <w:pPr>
        <w:pStyle w:val="ListParagraph"/>
        <w:numPr>
          <w:ilvl w:val="0"/>
          <w:numId w:val="10"/>
        </w:numPr>
        <w:spacing w:after="120" w:line="360" w:lineRule="auto"/>
        <w:rPr>
          <w:sz w:val="24"/>
          <w:szCs w:val="24"/>
        </w:rPr>
      </w:pPr>
      <w:r w:rsidRPr="00CB4B8D">
        <w:rPr>
          <w:sz w:val="24"/>
          <w:szCs w:val="24"/>
        </w:rPr>
        <w:t>A copy of the T&amp;E review form</w:t>
      </w:r>
      <w:r w:rsidR="00125BDF">
        <w:rPr>
          <w:sz w:val="24"/>
          <w:szCs w:val="24"/>
        </w:rPr>
        <w:t>;</w:t>
      </w:r>
      <w:r w:rsidRPr="00CB4B8D">
        <w:rPr>
          <w:sz w:val="24"/>
          <w:szCs w:val="24"/>
        </w:rPr>
        <w:t xml:space="preserve"> </w:t>
      </w:r>
    </w:p>
    <w:p w14:paraId="607DFC42" w14:textId="77777777" w:rsidR="001C0747" w:rsidRPr="00CB4B8D" w:rsidRDefault="001C0747" w:rsidP="00F83F99">
      <w:pPr>
        <w:pStyle w:val="ListParagraph"/>
        <w:numPr>
          <w:ilvl w:val="0"/>
          <w:numId w:val="10"/>
        </w:numPr>
        <w:spacing w:after="120" w:line="360" w:lineRule="auto"/>
        <w:rPr>
          <w:sz w:val="24"/>
          <w:szCs w:val="24"/>
        </w:rPr>
      </w:pPr>
      <w:r w:rsidRPr="00CB4B8D">
        <w:rPr>
          <w:sz w:val="24"/>
          <w:szCs w:val="24"/>
        </w:rPr>
        <w:t>A copy of the LURP form</w:t>
      </w:r>
      <w:r w:rsidR="00125BDF">
        <w:rPr>
          <w:sz w:val="24"/>
          <w:szCs w:val="24"/>
        </w:rPr>
        <w:t>;</w:t>
      </w:r>
      <w:r w:rsidRPr="00CB4B8D">
        <w:rPr>
          <w:sz w:val="24"/>
          <w:szCs w:val="24"/>
        </w:rPr>
        <w:t xml:space="preserve"> </w:t>
      </w:r>
    </w:p>
    <w:p w14:paraId="5C436384" w14:textId="77777777" w:rsidR="001C0747" w:rsidRDefault="001C0747" w:rsidP="00F83F99">
      <w:pPr>
        <w:pStyle w:val="ListParagraph"/>
        <w:numPr>
          <w:ilvl w:val="0"/>
          <w:numId w:val="10"/>
        </w:numPr>
        <w:spacing w:after="120" w:line="360" w:lineRule="auto"/>
        <w:rPr>
          <w:sz w:val="24"/>
          <w:szCs w:val="24"/>
        </w:rPr>
      </w:pPr>
      <w:r w:rsidRPr="00CB4B8D">
        <w:rPr>
          <w:sz w:val="24"/>
          <w:szCs w:val="24"/>
        </w:rPr>
        <w:t>A USGS map or road map showing property location</w:t>
      </w:r>
      <w:r w:rsidR="00125BDF">
        <w:rPr>
          <w:sz w:val="24"/>
          <w:szCs w:val="24"/>
        </w:rPr>
        <w:t>;</w:t>
      </w:r>
      <w:r w:rsidRPr="00CB4B8D">
        <w:rPr>
          <w:sz w:val="24"/>
          <w:szCs w:val="24"/>
        </w:rPr>
        <w:t xml:space="preserve"> </w:t>
      </w:r>
      <w:r w:rsidR="00125BDF">
        <w:rPr>
          <w:sz w:val="24"/>
          <w:szCs w:val="24"/>
        </w:rPr>
        <w:t>and</w:t>
      </w:r>
    </w:p>
    <w:p w14:paraId="204D9C3E" w14:textId="77777777" w:rsidR="004C1B73" w:rsidRDefault="00C233E5" w:rsidP="00F83F99">
      <w:pPr>
        <w:pStyle w:val="ListParagraph"/>
        <w:numPr>
          <w:ilvl w:val="0"/>
          <w:numId w:val="10"/>
        </w:numPr>
        <w:spacing w:after="120" w:line="360" w:lineRule="auto"/>
        <w:rPr>
          <w:sz w:val="24"/>
          <w:szCs w:val="24"/>
        </w:rPr>
      </w:pPr>
      <w:r>
        <w:rPr>
          <w:sz w:val="24"/>
          <w:szCs w:val="24"/>
        </w:rPr>
        <w:t>One copy of the plan</w:t>
      </w:r>
      <w:r w:rsidR="00125BDF">
        <w:rPr>
          <w:sz w:val="24"/>
          <w:szCs w:val="24"/>
        </w:rPr>
        <w:t>.</w:t>
      </w:r>
      <w:r>
        <w:rPr>
          <w:sz w:val="24"/>
          <w:szCs w:val="24"/>
        </w:rPr>
        <w:t xml:space="preserve"> </w:t>
      </w:r>
    </w:p>
    <w:p w14:paraId="5C6FAF78" w14:textId="77777777" w:rsidR="0067181F" w:rsidRPr="004C1B73" w:rsidRDefault="0067181F" w:rsidP="00F83F99">
      <w:pPr>
        <w:pStyle w:val="ListParagraph"/>
        <w:spacing w:after="120" w:line="360" w:lineRule="auto"/>
        <w:rPr>
          <w:sz w:val="24"/>
          <w:szCs w:val="24"/>
        </w:rPr>
      </w:pPr>
    </w:p>
    <w:p w14:paraId="43AB6A3B" w14:textId="77777777" w:rsidR="004C1B73" w:rsidRPr="00CB4B8D" w:rsidRDefault="004C1B73" w:rsidP="00F83F99">
      <w:pPr>
        <w:spacing w:after="120" w:line="360" w:lineRule="auto"/>
        <w:rPr>
          <w:b/>
          <w:sz w:val="24"/>
          <w:szCs w:val="24"/>
          <w:u w:val="single"/>
        </w:rPr>
      </w:pPr>
      <w:r w:rsidRPr="00CB4B8D">
        <w:rPr>
          <w:b/>
          <w:sz w:val="24"/>
          <w:szCs w:val="24"/>
          <w:u w:val="single"/>
        </w:rPr>
        <w:t>Areas of Special Concern</w:t>
      </w:r>
    </w:p>
    <w:p w14:paraId="221738E5" w14:textId="77777777" w:rsidR="004C1B73" w:rsidRDefault="004C1B73" w:rsidP="00F83F99">
      <w:pPr>
        <w:spacing w:after="120" w:line="360" w:lineRule="auto"/>
        <w:rPr>
          <w:sz w:val="24"/>
          <w:szCs w:val="24"/>
        </w:rPr>
      </w:pPr>
      <w:r>
        <w:rPr>
          <w:sz w:val="24"/>
          <w:szCs w:val="24"/>
        </w:rPr>
        <w:t xml:space="preserve">Some geographic regions in NJ are regulated by other agencies and/or have more strict regulations than those enforced by DLUR. </w:t>
      </w:r>
      <w:r w:rsidRPr="00CB4B8D">
        <w:rPr>
          <w:sz w:val="24"/>
          <w:szCs w:val="24"/>
        </w:rPr>
        <w:t>Use the State Plan layer on ArcGIS</w:t>
      </w:r>
      <w:r>
        <w:rPr>
          <w:sz w:val="24"/>
          <w:szCs w:val="24"/>
        </w:rPr>
        <w:t xml:space="preserve"> (found in the DEP Data toolbox)</w:t>
      </w:r>
      <w:r w:rsidRPr="00CB4B8D">
        <w:rPr>
          <w:sz w:val="24"/>
          <w:szCs w:val="24"/>
        </w:rPr>
        <w:t xml:space="preserve"> to determine if your site falls in H</w:t>
      </w:r>
      <w:r w:rsidR="00EB0829">
        <w:rPr>
          <w:sz w:val="24"/>
          <w:szCs w:val="24"/>
        </w:rPr>
        <w:t>ighlands Preservation</w:t>
      </w:r>
      <w:r>
        <w:rPr>
          <w:sz w:val="24"/>
          <w:szCs w:val="24"/>
        </w:rPr>
        <w:t xml:space="preserve"> Area,</w:t>
      </w:r>
      <w:r w:rsidRPr="00CB4B8D">
        <w:rPr>
          <w:sz w:val="24"/>
          <w:szCs w:val="24"/>
        </w:rPr>
        <w:t xml:space="preserve"> Pinelands</w:t>
      </w:r>
      <w:r w:rsidR="00EB0829">
        <w:rPr>
          <w:sz w:val="24"/>
          <w:szCs w:val="24"/>
        </w:rPr>
        <w:t xml:space="preserve"> </w:t>
      </w:r>
      <w:r w:rsidR="00EB0829">
        <w:rPr>
          <w:sz w:val="24"/>
          <w:szCs w:val="24"/>
        </w:rPr>
        <w:lastRenderedPageBreak/>
        <w:t>Preservation Area</w:t>
      </w:r>
      <w:r>
        <w:rPr>
          <w:sz w:val="24"/>
          <w:szCs w:val="24"/>
        </w:rPr>
        <w:t xml:space="preserve">, or Meadowlands </w:t>
      </w:r>
      <w:r w:rsidRPr="00CB4B8D">
        <w:rPr>
          <w:sz w:val="24"/>
          <w:szCs w:val="24"/>
        </w:rPr>
        <w:t>Jurisdiction.</w:t>
      </w:r>
      <w:r>
        <w:rPr>
          <w:sz w:val="24"/>
          <w:szCs w:val="24"/>
        </w:rPr>
        <w:t xml:space="preserve">  Using the “State Plan Layer” you can determine what planning area the site is in.  This information is</w:t>
      </w:r>
      <w:r w:rsidR="00864F97">
        <w:rPr>
          <w:sz w:val="24"/>
          <w:szCs w:val="24"/>
        </w:rPr>
        <w:t xml:space="preserve"> also</w:t>
      </w:r>
      <w:r>
        <w:rPr>
          <w:sz w:val="24"/>
          <w:szCs w:val="24"/>
        </w:rPr>
        <w:t xml:space="preserve"> used for determining if older permits or LOIs onsite qualify for the Permit Extension Act (PEA).</w:t>
      </w:r>
    </w:p>
    <w:p w14:paraId="6FEE6C66" w14:textId="77777777" w:rsidR="0067181F" w:rsidRPr="00DF2250" w:rsidRDefault="0067181F" w:rsidP="00F83F99">
      <w:pPr>
        <w:spacing w:after="120" w:line="360" w:lineRule="auto"/>
        <w:rPr>
          <w:sz w:val="24"/>
          <w:szCs w:val="24"/>
        </w:rPr>
      </w:pPr>
    </w:p>
    <w:p w14:paraId="28C182A3" w14:textId="77777777" w:rsidR="004C1B73" w:rsidRDefault="004C1B73" w:rsidP="00F83F99">
      <w:pPr>
        <w:spacing w:after="120" w:line="360" w:lineRule="auto"/>
        <w:rPr>
          <w:b/>
          <w:sz w:val="24"/>
          <w:szCs w:val="24"/>
          <w:u w:val="single"/>
        </w:rPr>
      </w:pPr>
      <w:r>
        <w:rPr>
          <w:b/>
          <w:sz w:val="24"/>
          <w:szCs w:val="24"/>
          <w:u w:val="single"/>
        </w:rPr>
        <w:t>Stormwater Management:</w:t>
      </w:r>
    </w:p>
    <w:p w14:paraId="22BD6B2D" w14:textId="77777777" w:rsidR="0067181F" w:rsidRDefault="004C1B73" w:rsidP="00F83F99">
      <w:pPr>
        <w:spacing w:after="120" w:line="360" w:lineRule="auto"/>
        <w:rPr>
          <w:sz w:val="24"/>
          <w:szCs w:val="24"/>
        </w:rPr>
      </w:pPr>
      <w:r w:rsidRPr="000A40C3">
        <w:rPr>
          <w:sz w:val="24"/>
          <w:szCs w:val="24"/>
        </w:rPr>
        <w:t>Projects</w:t>
      </w:r>
      <w:r>
        <w:rPr>
          <w:sz w:val="24"/>
          <w:szCs w:val="24"/>
        </w:rPr>
        <w:t xml:space="preserve"> that create more than 0.25 acres of new impervious surface or disturb more than one acre of land are considered a “major development” and are subject to a stormwater management review by DLUR Engineers. Check activity tracking to ensure an engineer has been assigned. If the PRO is reviewing a CAFRA or FHA application, then the entire project should be evaluated to determine if major development criteria are met. If it’s a FWW application, then only the portions of the project within freshwater wetlands and transition area should be evaluated for major development criteria.  If the project proposes more than an acre of total disturbance or more than a quarter acre of new impervious within wetlands and transition area, a stormwater review is warranted.</w:t>
      </w:r>
    </w:p>
    <w:p w14:paraId="57C56D85" w14:textId="77777777" w:rsidR="008C1C3F" w:rsidRDefault="008C1C3F" w:rsidP="00F83F99">
      <w:pPr>
        <w:spacing w:after="120" w:line="360" w:lineRule="auto"/>
        <w:rPr>
          <w:sz w:val="24"/>
          <w:szCs w:val="24"/>
        </w:rPr>
      </w:pPr>
    </w:p>
    <w:p w14:paraId="4C076ECB" w14:textId="77777777" w:rsidR="008C1C3F" w:rsidRPr="008C1C3F" w:rsidRDefault="004C1B73" w:rsidP="00F83F99">
      <w:pPr>
        <w:spacing w:after="120" w:line="360" w:lineRule="auto"/>
        <w:rPr>
          <w:b/>
          <w:sz w:val="24"/>
          <w:szCs w:val="24"/>
          <w:u w:val="single"/>
        </w:rPr>
      </w:pPr>
      <w:r w:rsidRPr="008C1C3F">
        <w:rPr>
          <w:b/>
          <w:sz w:val="24"/>
          <w:szCs w:val="24"/>
          <w:u w:val="single"/>
        </w:rPr>
        <w:t xml:space="preserve">EPA Jurisdiction: </w:t>
      </w:r>
    </w:p>
    <w:p w14:paraId="543235AA" w14:textId="77777777" w:rsidR="008C1C3F" w:rsidRPr="008C1C3F" w:rsidRDefault="008C1C3F" w:rsidP="00F83F99">
      <w:pPr>
        <w:spacing w:after="120" w:line="360" w:lineRule="auto"/>
        <w:rPr>
          <w:sz w:val="24"/>
          <w:szCs w:val="24"/>
        </w:rPr>
      </w:pPr>
      <w:r w:rsidRPr="008C1C3F">
        <w:rPr>
          <w:sz w:val="24"/>
          <w:szCs w:val="24"/>
        </w:rPr>
        <w:t>USEPA review is required for a number of situations</w:t>
      </w:r>
      <w:r>
        <w:rPr>
          <w:sz w:val="24"/>
          <w:szCs w:val="24"/>
        </w:rPr>
        <w:t xml:space="preserve"> (including but not limited to those </w:t>
      </w:r>
      <w:r w:rsidRPr="008C1C3F">
        <w:rPr>
          <w:sz w:val="24"/>
          <w:szCs w:val="24"/>
        </w:rPr>
        <w:t>listed below</w:t>
      </w:r>
      <w:r>
        <w:rPr>
          <w:sz w:val="24"/>
          <w:szCs w:val="24"/>
        </w:rPr>
        <w:t>)</w:t>
      </w:r>
      <w:r w:rsidRPr="008C1C3F">
        <w:rPr>
          <w:sz w:val="24"/>
          <w:szCs w:val="24"/>
        </w:rPr>
        <w:t xml:space="preserve"> to determine if the wetlands impacted are considered “Waters of the United States”, which are under the jurisdiction of the Army Corps of Engineers. </w:t>
      </w:r>
      <w:r w:rsidR="00BE78DB">
        <w:rPr>
          <w:sz w:val="24"/>
          <w:szCs w:val="24"/>
        </w:rPr>
        <w:t xml:space="preserve">Check the proposed project for the following: </w:t>
      </w:r>
    </w:p>
    <w:p w14:paraId="2541A562" w14:textId="77777777" w:rsidR="008C1C3F" w:rsidRPr="008C1C3F" w:rsidRDefault="008C1C3F" w:rsidP="00F83F99">
      <w:pPr>
        <w:autoSpaceDE w:val="0"/>
        <w:autoSpaceDN w:val="0"/>
        <w:adjustRightInd w:val="0"/>
        <w:spacing w:after="120" w:line="240" w:lineRule="auto"/>
        <w:rPr>
          <w:rFonts w:cs="Times New Roman"/>
          <w:color w:val="000000"/>
          <w:sz w:val="24"/>
          <w:szCs w:val="24"/>
        </w:rPr>
      </w:pPr>
      <w:r w:rsidRPr="008C1C3F">
        <w:rPr>
          <w:rFonts w:cs="Times New Roman"/>
          <w:color w:val="000000"/>
          <w:sz w:val="24"/>
          <w:szCs w:val="24"/>
        </w:rPr>
        <w:t>1.</w:t>
      </w:r>
      <w:r w:rsidRPr="008C1C3F">
        <w:rPr>
          <w:rFonts w:cs="Times New Roman"/>
          <w:color w:val="000000"/>
          <w:sz w:val="24"/>
          <w:szCs w:val="24"/>
        </w:rPr>
        <w:tab/>
        <w:t xml:space="preserve">Discharge with potential for affecting endangered or threatened species.  </w:t>
      </w:r>
    </w:p>
    <w:p w14:paraId="62726648" w14:textId="77777777" w:rsidR="008C1C3F" w:rsidRPr="008C1C3F" w:rsidRDefault="008C1C3F" w:rsidP="00F83F99">
      <w:pPr>
        <w:autoSpaceDE w:val="0"/>
        <w:autoSpaceDN w:val="0"/>
        <w:adjustRightInd w:val="0"/>
        <w:spacing w:after="120" w:line="240" w:lineRule="auto"/>
        <w:ind w:left="720" w:hanging="720"/>
        <w:rPr>
          <w:rFonts w:cs="Times New Roman"/>
          <w:color w:val="000000"/>
          <w:sz w:val="24"/>
          <w:szCs w:val="24"/>
        </w:rPr>
      </w:pPr>
      <w:r w:rsidRPr="008C1C3F">
        <w:rPr>
          <w:rFonts w:cs="Times New Roman"/>
          <w:color w:val="000000"/>
          <w:sz w:val="24"/>
          <w:szCs w:val="24"/>
        </w:rPr>
        <w:t>2.</w:t>
      </w:r>
      <w:r w:rsidRPr="008C1C3F">
        <w:rPr>
          <w:rFonts w:cs="Times New Roman"/>
          <w:color w:val="000000"/>
          <w:sz w:val="24"/>
          <w:szCs w:val="24"/>
        </w:rPr>
        <w:tab/>
        <w:t>Discharges of dredged or fill material which have the potential for adverse impacts on the waters of a state oth</w:t>
      </w:r>
      <w:r>
        <w:rPr>
          <w:rFonts w:cs="Times New Roman"/>
          <w:color w:val="000000"/>
          <w:sz w:val="24"/>
          <w:szCs w:val="24"/>
        </w:rPr>
        <w:t>er than New Jersey:</w:t>
      </w:r>
    </w:p>
    <w:p w14:paraId="59CAD583" w14:textId="77777777" w:rsidR="008C1C3F" w:rsidRPr="008C1C3F" w:rsidRDefault="008C1C3F" w:rsidP="00F83F99">
      <w:pPr>
        <w:autoSpaceDE w:val="0"/>
        <w:autoSpaceDN w:val="0"/>
        <w:adjustRightInd w:val="0"/>
        <w:spacing w:after="120" w:line="240" w:lineRule="auto"/>
        <w:ind w:left="720" w:hanging="720"/>
        <w:rPr>
          <w:rFonts w:cs="Times New Roman"/>
          <w:color w:val="000000"/>
          <w:sz w:val="24"/>
          <w:szCs w:val="24"/>
        </w:rPr>
      </w:pPr>
      <w:r w:rsidRPr="008C1C3F">
        <w:rPr>
          <w:rFonts w:cs="Times New Roman"/>
          <w:color w:val="000000"/>
          <w:sz w:val="24"/>
          <w:szCs w:val="24"/>
        </w:rPr>
        <w:t>3.</w:t>
      </w:r>
      <w:r w:rsidRPr="008C1C3F">
        <w:rPr>
          <w:rFonts w:cs="Times New Roman"/>
          <w:color w:val="000000"/>
          <w:sz w:val="24"/>
          <w:szCs w:val="24"/>
        </w:rPr>
        <w:tab/>
        <w:t xml:space="preserve">Discharges known or suspected to contain toxic pollutants, hazardous substances, toxic </w:t>
      </w:r>
      <w:r>
        <w:rPr>
          <w:rFonts w:cs="Times New Roman"/>
          <w:color w:val="000000"/>
          <w:sz w:val="24"/>
          <w:szCs w:val="24"/>
        </w:rPr>
        <w:t>substances, or hazardous waste;</w:t>
      </w:r>
    </w:p>
    <w:p w14:paraId="556DD802" w14:textId="77777777" w:rsidR="008C1C3F" w:rsidRPr="008C1C3F" w:rsidRDefault="008C1C3F" w:rsidP="00F83F99">
      <w:pPr>
        <w:autoSpaceDE w:val="0"/>
        <w:autoSpaceDN w:val="0"/>
        <w:adjustRightInd w:val="0"/>
        <w:spacing w:after="120" w:line="240" w:lineRule="auto"/>
        <w:rPr>
          <w:rFonts w:cs="Times New Roman"/>
          <w:color w:val="000000"/>
          <w:sz w:val="24"/>
          <w:szCs w:val="24"/>
        </w:rPr>
      </w:pPr>
      <w:r w:rsidRPr="008C1C3F">
        <w:rPr>
          <w:rFonts w:cs="Times New Roman"/>
          <w:color w:val="000000"/>
          <w:sz w:val="24"/>
          <w:szCs w:val="24"/>
        </w:rPr>
        <w:t>4.</w:t>
      </w:r>
      <w:r w:rsidRPr="008C1C3F">
        <w:rPr>
          <w:rFonts w:cs="Times New Roman"/>
          <w:color w:val="000000"/>
          <w:sz w:val="24"/>
          <w:szCs w:val="24"/>
        </w:rPr>
        <w:tab/>
        <w:t>Discharges located in the proximity o</w:t>
      </w:r>
      <w:r>
        <w:rPr>
          <w:rFonts w:cs="Times New Roman"/>
          <w:color w:val="000000"/>
          <w:sz w:val="24"/>
          <w:szCs w:val="24"/>
        </w:rPr>
        <w:t>f a public water supply intake;</w:t>
      </w:r>
    </w:p>
    <w:p w14:paraId="7204A143" w14:textId="77777777" w:rsidR="008C1C3F" w:rsidRDefault="008C1C3F" w:rsidP="00F83F99">
      <w:pPr>
        <w:autoSpaceDE w:val="0"/>
        <w:autoSpaceDN w:val="0"/>
        <w:adjustRightInd w:val="0"/>
        <w:spacing w:after="120" w:line="240" w:lineRule="auto"/>
        <w:ind w:left="720" w:hanging="720"/>
        <w:rPr>
          <w:rFonts w:cs="Times New Roman"/>
          <w:color w:val="000000"/>
          <w:sz w:val="24"/>
          <w:szCs w:val="24"/>
        </w:rPr>
      </w:pPr>
      <w:r w:rsidRPr="008C1C3F">
        <w:rPr>
          <w:rFonts w:cs="Times New Roman"/>
          <w:color w:val="000000"/>
          <w:sz w:val="24"/>
          <w:szCs w:val="24"/>
        </w:rPr>
        <w:t>5.</w:t>
      </w:r>
      <w:r w:rsidRPr="008C1C3F">
        <w:rPr>
          <w:rFonts w:cs="Times New Roman"/>
          <w:color w:val="000000"/>
          <w:sz w:val="24"/>
          <w:szCs w:val="24"/>
        </w:rPr>
        <w:tab/>
        <w:t xml:space="preserve">Discharges within critical areas established under state or Federal law; including but not limited to: </w:t>
      </w:r>
    </w:p>
    <w:p w14:paraId="36AB6DB1" w14:textId="77777777" w:rsidR="008C1C3F" w:rsidRPr="008C1C3F" w:rsidRDefault="008C1C3F" w:rsidP="00F83F99">
      <w:pPr>
        <w:autoSpaceDE w:val="0"/>
        <w:autoSpaceDN w:val="0"/>
        <w:adjustRightInd w:val="0"/>
        <w:spacing w:after="120" w:line="240" w:lineRule="auto"/>
        <w:ind w:firstLine="720"/>
        <w:rPr>
          <w:rFonts w:cs="Times New Roman"/>
          <w:color w:val="000000"/>
          <w:sz w:val="24"/>
          <w:szCs w:val="24"/>
        </w:rPr>
      </w:pPr>
      <w:r w:rsidRPr="008C1C3F">
        <w:rPr>
          <w:rFonts w:cs="Times New Roman"/>
          <w:color w:val="000000"/>
          <w:sz w:val="24"/>
          <w:szCs w:val="24"/>
        </w:rPr>
        <w:t xml:space="preserve">a. A National or State forest, </w:t>
      </w:r>
    </w:p>
    <w:p w14:paraId="699BFDEF" w14:textId="77777777" w:rsidR="008C1C3F" w:rsidRPr="008C1C3F" w:rsidRDefault="008C1C3F" w:rsidP="00F83F99">
      <w:pPr>
        <w:autoSpaceDE w:val="0"/>
        <w:autoSpaceDN w:val="0"/>
        <w:adjustRightInd w:val="0"/>
        <w:spacing w:after="120" w:line="240" w:lineRule="auto"/>
        <w:ind w:firstLine="720"/>
        <w:rPr>
          <w:rFonts w:cs="Times New Roman"/>
          <w:color w:val="000000"/>
          <w:sz w:val="24"/>
          <w:szCs w:val="24"/>
        </w:rPr>
      </w:pPr>
      <w:r w:rsidRPr="008C1C3F">
        <w:rPr>
          <w:rFonts w:cs="Times New Roman"/>
          <w:color w:val="000000"/>
          <w:sz w:val="24"/>
          <w:szCs w:val="24"/>
        </w:rPr>
        <w:lastRenderedPageBreak/>
        <w:t xml:space="preserve">b. fish or wildlife sanctuary, </w:t>
      </w:r>
    </w:p>
    <w:p w14:paraId="2069A37A" w14:textId="77777777" w:rsidR="008C1C3F" w:rsidRPr="008C1C3F" w:rsidRDefault="008C1C3F" w:rsidP="00F83F99">
      <w:pPr>
        <w:autoSpaceDE w:val="0"/>
        <w:autoSpaceDN w:val="0"/>
        <w:adjustRightInd w:val="0"/>
        <w:spacing w:after="120" w:line="240" w:lineRule="auto"/>
        <w:ind w:firstLine="720"/>
        <w:rPr>
          <w:rFonts w:cs="Times New Roman"/>
          <w:color w:val="000000"/>
          <w:sz w:val="24"/>
          <w:szCs w:val="24"/>
        </w:rPr>
      </w:pPr>
      <w:r w:rsidRPr="008C1C3F">
        <w:rPr>
          <w:rFonts w:cs="Times New Roman"/>
          <w:color w:val="000000"/>
          <w:sz w:val="24"/>
          <w:szCs w:val="24"/>
        </w:rPr>
        <w:t xml:space="preserve">c. National or historic monument, </w:t>
      </w:r>
    </w:p>
    <w:p w14:paraId="0FB13725" w14:textId="77777777" w:rsidR="008C1C3F" w:rsidRPr="008C1C3F" w:rsidRDefault="008C1C3F" w:rsidP="00F83F99">
      <w:pPr>
        <w:autoSpaceDE w:val="0"/>
        <w:autoSpaceDN w:val="0"/>
        <w:adjustRightInd w:val="0"/>
        <w:spacing w:after="120" w:line="240" w:lineRule="auto"/>
        <w:ind w:firstLine="720"/>
        <w:rPr>
          <w:rFonts w:cs="Times New Roman"/>
          <w:color w:val="000000"/>
          <w:sz w:val="24"/>
          <w:szCs w:val="24"/>
        </w:rPr>
      </w:pPr>
      <w:r w:rsidRPr="008C1C3F">
        <w:rPr>
          <w:rFonts w:cs="Times New Roman"/>
          <w:color w:val="000000"/>
          <w:sz w:val="24"/>
          <w:szCs w:val="24"/>
        </w:rPr>
        <w:t xml:space="preserve">d. Wilderness area or preserve, </w:t>
      </w:r>
    </w:p>
    <w:p w14:paraId="1C9D4648" w14:textId="77777777" w:rsidR="008C1C3F" w:rsidRPr="008C1C3F" w:rsidRDefault="008C1C3F" w:rsidP="00F83F99">
      <w:pPr>
        <w:autoSpaceDE w:val="0"/>
        <w:autoSpaceDN w:val="0"/>
        <w:adjustRightInd w:val="0"/>
        <w:spacing w:after="120" w:line="240" w:lineRule="auto"/>
        <w:ind w:firstLine="720"/>
        <w:rPr>
          <w:rFonts w:cs="Times New Roman"/>
          <w:color w:val="000000"/>
          <w:sz w:val="24"/>
          <w:szCs w:val="24"/>
        </w:rPr>
      </w:pPr>
      <w:r w:rsidRPr="008C1C3F">
        <w:rPr>
          <w:rFonts w:cs="Times New Roman"/>
          <w:color w:val="000000"/>
          <w:sz w:val="24"/>
          <w:szCs w:val="24"/>
        </w:rPr>
        <w:t xml:space="preserve">e. A site identified or proposed under the National Historic Preservation Act; or </w:t>
      </w:r>
    </w:p>
    <w:p w14:paraId="589E08B4" w14:textId="77777777" w:rsidR="008C1C3F" w:rsidRPr="008C1C3F" w:rsidRDefault="008C1C3F" w:rsidP="00F83F99">
      <w:pPr>
        <w:autoSpaceDE w:val="0"/>
        <w:autoSpaceDN w:val="0"/>
        <w:adjustRightInd w:val="0"/>
        <w:spacing w:after="120" w:line="240" w:lineRule="auto"/>
        <w:ind w:firstLine="720"/>
        <w:rPr>
          <w:rFonts w:cs="Times New Roman"/>
          <w:color w:val="000000"/>
          <w:sz w:val="24"/>
          <w:szCs w:val="24"/>
        </w:rPr>
      </w:pPr>
      <w:r w:rsidRPr="008C1C3F">
        <w:rPr>
          <w:rFonts w:cs="Times New Roman"/>
          <w:color w:val="000000"/>
          <w:sz w:val="24"/>
          <w:szCs w:val="24"/>
        </w:rPr>
        <w:t xml:space="preserve">f. A component of the National </w:t>
      </w:r>
      <w:r>
        <w:rPr>
          <w:rFonts w:cs="Times New Roman"/>
          <w:color w:val="000000"/>
          <w:sz w:val="24"/>
          <w:szCs w:val="24"/>
        </w:rPr>
        <w:t xml:space="preserve">Wild and Scenic Rivers system. </w:t>
      </w:r>
    </w:p>
    <w:p w14:paraId="41C0C558" w14:textId="77777777" w:rsidR="008C1C3F" w:rsidRPr="008C1C3F" w:rsidRDefault="008C1C3F" w:rsidP="00F83F99">
      <w:pPr>
        <w:autoSpaceDE w:val="0"/>
        <w:autoSpaceDN w:val="0"/>
        <w:adjustRightInd w:val="0"/>
        <w:spacing w:after="120" w:line="240" w:lineRule="auto"/>
        <w:ind w:left="720" w:hanging="720"/>
        <w:rPr>
          <w:rFonts w:cs="Times New Roman"/>
          <w:color w:val="000000"/>
          <w:sz w:val="24"/>
          <w:szCs w:val="24"/>
        </w:rPr>
      </w:pPr>
      <w:r w:rsidRPr="008C1C3F">
        <w:rPr>
          <w:rFonts w:cs="Times New Roman"/>
          <w:color w:val="000000"/>
          <w:sz w:val="24"/>
          <w:szCs w:val="24"/>
        </w:rPr>
        <w:t>6.</w:t>
      </w:r>
      <w:r w:rsidRPr="008C1C3F">
        <w:rPr>
          <w:rFonts w:cs="Times New Roman"/>
          <w:color w:val="000000"/>
          <w:sz w:val="24"/>
          <w:szCs w:val="24"/>
        </w:rPr>
        <w:tab/>
        <w:t>The filling of five or more acres of freshwater wetlands or State open waters and/or any regulated activity which results in significant reductions in the ecological, commercial, or recreational values or five or more acres of freshwater wetlands or State open waters;</w:t>
      </w:r>
    </w:p>
    <w:p w14:paraId="1B5FA6A6" w14:textId="77777777" w:rsidR="008C1C3F" w:rsidRPr="008C1C3F" w:rsidRDefault="008C1C3F" w:rsidP="00F83F99">
      <w:pPr>
        <w:autoSpaceDE w:val="0"/>
        <w:autoSpaceDN w:val="0"/>
        <w:adjustRightInd w:val="0"/>
        <w:spacing w:after="120" w:line="240" w:lineRule="auto"/>
        <w:rPr>
          <w:rFonts w:cs="Times New Roman"/>
          <w:color w:val="000000"/>
          <w:sz w:val="24"/>
          <w:szCs w:val="24"/>
        </w:rPr>
      </w:pPr>
      <w:r w:rsidRPr="008C1C3F">
        <w:rPr>
          <w:rFonts w:cs="Times New Roman"/>
          <w:color w:val="000000"/>
          <w:sz w:val="24"/>
          <w:szCs w:val="24"/>
        </w:rPr>
        <w:t>7.</w:t>
      </w:r>
      <w:r w:rsidRPr="008C1C3F">
        <w:rPr>
          <w:rFonts w:cs="Times New Roman"/>
          <w:color w:val="000000"/>
          <w:sz w:val="24"/>
          <w:szCs w:val="24"/>
        </w:rPr>
        <w:tab/>
        <w:t>Culvert en</w:t>
      </w:r>
      <w:r>
        <w:rPr>
          <w:rFonts w:cs="Times New Roman"/>
          <w:color w:val="000000"/>
          <w:sz w:val="24"/>
          <w:szCs w:val="24"/>
        </w:rPr>
        <w:t xml:space="preserve">closures of more than 100 feet </w:t>
      </w:r>
    </w:p>
    <w:p w14:paraId="3F88F470" w14:textId="77777777" w:rsidR="008C1C3F" w:rsidRPr="008C1C3F" w:rsidRDefault="008C1C3F" w:rsidP="00F83F99">
      <w:pPr>
        <w:autoSpaceDE w:val="0"/>
        <w:autoSpaceDN w:val="0"/>
        <w:adjustRightInd w:val="0"/>
        <w:spacing w:after="120" w:line="240" w:lineRule="auto"/>
        <w:rPr>
          <w:rFonts w:cs="Times New Roman"/>
          <w:color w:val="000000"/>
          <w:sz w:val="24"/>
          <w:szCs w:val="24"/>
        </w:rPr>
      </w:pPr>
      <w:r w:rsidRPr="008C1C3F">
        <w:rPr>
          <w:rFonts w:cs="Times New Roman"/>
          <w:color w:val="000000"/>
          <w:sz w:val="24"/>
          <w:szCs w:val="24"/>
        </w:rPr>
        <w:t>8.</w:t>
      </w:r>
      <w:r w:rsidRPr="008C1C3F">
        <w:rPr>
          <w:rFonts w:cs="Times New Roman"/>
          <w:color w:val="000000"/>
          <w:sz w:val="24"/>
          <w:szCs w:val="24"/>
        </w:rPr>
        <w:tab/>
        <w:t>Channelization or more than 500 feet of a r</w:t>
      </w:r>
      <w:r>
        <w:rPr>
          <w:rFonts w:cs="Times New Roman"/>
          <w:color w:val="000000"/>
          <w:sz w:val="24"/>
          <w:szCs w:val="24"/>
        </w:rPr>
        <w:t>iver or stream;</w:t>
      </w:r>
    </w:p>
    <w:p w14:paraId="04164721" w14:textId="77777777" w:rsidR="008C1C3F" w:rsidRPr="008C1C3F" w:rsidRDefault="008C1C3F" w:rsidP="00F83F99">
      <w:pPr>
        <w:autoSpaceDE w:val="0"/>
        <w:autoSpaceDN w:val="0"/>
        <w:adjustRightInd w:val="0"/>
        <w:spacing w:after="120" w:line="240" w:lineRule="auto"/>
        <w:ind w:left="720" w:hanging="720"/>
        <w:rPr>
          <w:rFonts w:cs="Times New Roman"/>
          <w:color w:val="000000"/>
          <w:sz w:val="24"/>
          <w:szCs w:val="24"/>
        </w:rPr>
      </w:pPr>
      <w:r>
        <w:rPr>
          <w:rFonts w:cs="Times New Roman"/>
          <w:color w:val="000000"/>
          <w:sz w:val="24"/>
          <w:szCs w:val="24"/>
        </w:rPr>
        <w:t>9.</w:t>
      </w:r>
      <w:r>
        <w:rPr>
          <w:rFonts w:cs="Times New Roman"/>
          <w:color w:val="000000"/>
          <w:sz w:val="24"/>
          <w:szCs w:val="24"/>
        </w:rPr>
        <w:tab/>
        <w:t>Filling of more than</w:t>
      </w:r>
      <w:r w:rsidRPr="008C1C3F">
        <w:rPr>
          <w:rFonts w:cs="Times New Roman"/>
          <w:color w:val="000000"/>
          <w:sz w:val="24"/>
          <w:szCs w:val="24"/>
        </w:rPr>
        <w:t xml:space="preserve"> 0.5 acres under a Sta</w:t>
      </w:r>
      <w:r w:rsidR="00C34F81">
        <w:rPr>
          <w:rFonts w:cs="Times New Roman"/>
          <w:color w:val="000000"/>
          <w:sz w:val="24"/>
          <w:szCs w:val="24"/>
        </w:rPr>
        <w:t>tewide General Permit number 6 (or filling 0.1 acres</w:t>
      </w:r>
      <w:r w:rsidR="00ED6E4D">
        <w:rPr>
          <w:rFonts w:cs="Times New Roman"/>
          <w:color w:val="000000"/>
          <w:sz w:val="24"/>
          <w:szCs w:val="24"/>
        </w:rPr>
        <w:t xml:space="preserve"> of WOTUS,</w:t>
      </w:r>
      <w:r w:rsidR="00C34F81">
        <w:rPr>
          <w:rFonts w:cs="Times New Roman"/>
          <w:color w:val="000000"/>
          <w:sz w:val="24"/>
          <w:szCs w:val="24"/>
        </w:rPr>
        <w:t xml:space="preserve"> which requires mitigation.)</w:t>
      </w:r>
    </w:p>
    <w:p w14:paraId="65B379AE" w14:textId="77777777" w:rsidR="00BE78DB" w:rsidRPr="00BE78DB" w:rsidRDefault="008C1C3F" w:rsidP="00F83F99">
      <w:pPr>
        <w:autoSpaceDE w:val="0"/>
        <w:autoSpaceDN w:val="0"/>
        <w:adjustRightInd w:val="0"/>
        <w:spacing w:after="120" w:line="240" w:lineRule="auto"/>
        <w:rPr>
          <w:rFonts w:cs="Times New Roman"/>
          <w:color w:val="000000"/>
          <w:sz w:val="24"/>
          <w:szCs w:val="24"/>
        </w:rPr>
      </w:pPr>
      <w:r w:rsidRPr="008C1C3F">
        <w:rPr>
          <w:rFonts w:cs="Times New Roman"/>
          <w:color w:val="000000"/>
          <w:sz w:val="24"/>
          <w:szCs w:val="24"/>
        </w:rPr>
        <w:t>10.</w:t>
      </w:r>
      <w:r w:rsidRPr="008C1C3F">
        <w:rPr>
          <w:rFonts w:cs="Times New Roman"/>
          <w:color w:val="000000"/>
          <w:sz w:val="24"/>
          <w:szCs w:val="24"/>
        </w:rPr>
        <w:tab/>
        <w:t>Cutting more than 5 acres of trees in wetlands for airport s</w:t>
      </w:r>
      <w:r w:rsidR="00BE78DB">
        <w:rPr>
          <w:rFonts w:cs="Times New Roman"/>
          <w:color w:val="000000"/>
          <w:sz w:val="24"/>
          <w:szCs w:val="24"/>
        </w:rPr>
        <w:t>ite line clearing.</w:t>
      </w:r>
    </w:p>
    <w:p w14:paraId="314FE6FF" w14:textId="2F38B150" w:rsidR="0067181F" w:rsidRPr="008C1C3F" w:rsidRDefault="008C1C3F" w:rsidP="00F83F99">
      <w:pPr>
        <w:spacing w:after="120" w:line="360" w:lineRule="auto"/>
        <w:rPr>
          <w:sz w:val="24"/>
          <w:szCs w:val="24"/>
        </w:rPr>
      </w:pPr>
      <w:r>
        <w:rPr>
          <w:sz w:val="24"/>
          <w:szCs w:val="24"/>
        </w:rPr>
        <w:t xml:space="preserve">A </w:t>
      </w:r>
      <w:r w:rsidR="00BE78DB">
        <w:rPr>
          <w:sz w:val="24"/>
          <w:szCs w:val="24"/>
        </w:rPr>
        <w:t>template letter</w:t>
      </w:r>
      <w:r>
        <w:rPr>
          <w:sz w:val="24"/>
          <w:szCs w:val="24"/>
        </w:rPr>
        <w:t xml:space="preserve"> is found at V:&gt;lum&gt;LUR&gt;Pre-Review Resources&gt;Transmittal sheets&gt;</w:t>
      </w:r>
      <w:r w:rsidR="00BE78DB">
        <w:rPr>
          <w:sz w:val="24"/>
          <w:szCs w:val="24"/>
        </w:rPr>
        <w:t>USEPA Wotus Determination Request</w:t>
      </w:r>
      <w:r>
        <w:rPr>
          <w:sz w:val="24"/>
          <w:szCs w:val="24"/>
        </w:rPr>
        <w:t xml:space="preserve">. The letter should be </w:t>
      </w:r>
      <w:r w:rsidR="00BE78DB">
        <w:rPr>
          <w:sz w:val="24"/>
          <w:szCs w:val="24"/>
        </w:rPr>
        <w:t>amended</w:t>
      </w:r>
      <w:r>
        <w:rPr>
          <w:sz w:val="24"/>
          <w:szCs w:val="24"/>
        </w:rPr>
        <w:t xml:space="preserve"> to include project specific details. Along with the letter, include the first page of DLUR application, the Permit and Database transmittal, a USGS location map and/or tax map, </w:t>
      </w:r>
      <w:ins w:id="47" w:author="Dunne, Lisa" w:date="2016-08-24T16:08:00Z">
        <w:r w:rsidR="007B689F">
          <w:rPr>
            <w:sz w:val="24"/>
            <w:szCs w:val="24"/>
          </w:rPr>
          <w:t xml:space="preserve">a copy of a plan that shows the wetland line, </w:t>
        </w:r>
      </w:ins>
      <w:r>
        <w:rPr>
          <w:sz w:val="24"/>
          <w:szCs w:val="24"/>
        </w:rPr>
        <w:t xml:space="preserve">and </w:t>
      </w:r>
      <w:r w:rsidR="00BE78DB">
        <w:rPr>
          <w:sz w:val="24"/>
          <w:szCs w:val="24"/>
        </w:rPr>
        <w:t xml:space="preserve">any other supporting documents or site plans. Send packet to the attention of Bob Montgomerie: </w:t>
      </w:r>
      <w:hyperlink r:id="rId14" w:history="1">
        <w:r w:rsidR="00BE78DB" w:rsidRPr="00AF1DFE">
          <w:rPr>
            <w:rStyle w:val="Hyperlink"/>
            <w:sz w:val="24"/>
            <w:szCs w:val="24"/>
          </w:rPr>
          <w:t>montgomerie.robert@epa.gov</w:t>
        </w:r>
      </w:hyperlink>
      <w:r w:rsidR="00BE78DB">
        <w:rPr>
          <w:sz w:val="24"/>
          <w:szCs w:val="24"/>
        </w:rPr>
        <w:t xml:space="preserve"> and copy Dan Montella: </w:t>
      </w:r>
      <w:hyperlink r:id="rId15" w:history="1">
        <w:r w:rsidR="00BE78DB" w:rsidRPr="00AF1DFE">
          <w:rPr>
            <w:rStyle w:val="Hyperlink"/>
            <w:sz w:val="24"/>
            <w:szCs w:val="24"/>
          </w:rPr>
          <w:t>Montella.daniel@epa.gov</w:t>
        </w:r>
      </w:hyperlink>
      <w:r w:rsidR="00BE78DB">
        <w:rPr>
          <w:sz w:val="24"/>
          <w:szCs w:val="24"/>
        </w:rPr>
        <w:t xml:space="preserve">. </w:t>
      </w:r>
    </w:p>
    <w:p w14:paraId="615D95DB" w14:textId="77777777" w:rsidR="003C2F95" w:rsidRDefault="003C2F95" w:rsidP="00F83F99">
      <w:pPr>
        <w:spacing w:after="120" w:line="360" w:lineRule="auto"/>
        <w:rPr>
          <w:b/>
          <w:sz w:val="24"/>
          <w:szCs w:val="24"/>
          <w:u w:val="single"/>
        </w:rPr>
      </w:pPr>
    </w:p>
    <w:p w14:paraId="5E4AEEDD" w14:textId="77777777" w:rsidR="004C1B73" w:rsidRPr="00CB4B8D" w:rsidRDefault="004C1B73" w:rsidP="00F83F99">
      <w:pPr>
        <w:spacing w:after="120" w:line="360" w:lineRule="auto"/>
        <w:rPr>
          <w:b/>
          <w:sz w:val="24"/>
          <w:szCs w:val="24"/>
          <w:u w:val="single"/>
        </w:rPr>
      </w:pPr>
      <w:r w:rsidRPr="00CB4B8D">
        <w:rPr>
          <w:b/>
          <w:sz w:val="24"/>
          <w:szCs w:val="24"/>
          <w:u w:val="single"/>
        </w:rPr>
        <w:t xml:space="preserve">Wetland Information </w:t>
      </w:r>
    </w:p>
    <w:p w14:paraId="7BBA7B3C" w14:textId="77777777" w:rsidR="004C1B73" w:rsidRPr="00DF55D8" w:rsidRDefault="004C1B73" w:rsidP="00F83F99">
      <w:pPr>
        <w:spacing w:after="120" w:line="360" w:lineRule="auto"/>
        <w:rPr>
          <w:sz w:val="24"/>
          <w:szCs w:val="24"/>
          <w:u w:val="single"/>
        </w:rPr>
      </w:pPr>
      <w:r>
        <w:rPr>
          <w:sz w:val="24"/>
          <w:szCs w:val="24"/>
        </w:rPr>
        <w:tab/>
      </w:r>
      <w:r w:rsidRPr="00DF55D8">
        <w:rPr>
          <w:sz w:val="24"/>
          <w:szCs w:val="24"/>
          <w:u w:val="single"/>
        </w:rPr>
        <w:t>Resource Value Classification:</w:t>
      </w:r>
      <w:r w:rsidR="00864F97" w:rsidRPr="00864F97">
        <w:rPr>
          <w:sz w:val="24"/>
          <w:szCs w:val="24"/>
        </w:rPr>
        <w:t xml:space="preserve"> as per N.J.A.C. 7:7A-2.4</w:t>
      </w:r>
    </w:p>
    <w:p w14:paraId="3C169CAA" w14:textId="77777777" w:rsidR="004C1B73" w:rsidRDefault="004C1B73" w:rsidP="00F83F99">
      <w:pPr>
        <w:pStyle w:val="ListParagraph"/>
        <w:numPr>
          <w:ilvl w:val="0"/>
          <w:numId w:val="20"/>
        </w:numPr>
        <w:spacing w:after="120" w:line="360" w:lineRule="auto"/>
        <w:rPr>
          <w:sz w:val="24"/>
          <w:szCs w:val="24"/>
        </w:rPr>
      </w:pPr>
      <w:r>
        <w:rPr>
          <w:sz w:val="24"/>
          <w:szCs w:val="24"/>
        </w:rPr>
        <w:t>R</w:t>
      </w:r>
      <w:r w:rsidRPr="00DF55D8">
        <w:rPr>
          <w:sz w:val="24"/>
          <w:szCs w:val="24"/>
        </w:rPr>
        <w:t>esource value classification</w:t>
      </w:r>
      <w:r>
        <w:rPr>
          <w:sz w:val="24"/>
          <w:szCs w:val="24"/>
        </w:rPr>
        <w:t xml:space="preserve"> (RVC)</w:t>
      </w:r>
      <w:r w:rsidRPr="00DF55D8">
        <w:rPr>
          <w:sz w:val="24"/>
          <w:szCs w:val="24"/>
        </w:rPr>
        <w:t xml:space="preserve"> will be determined by the T&amp;E unit</w:t>
      </w:r>
      <w:r>
        <w:rPr>
          <w:sz w:val="24"/>
          <w:szCs w:val="24"/>
        </w:rPr>
        <w:t xml:space="preserve"> and/or site visit by the PRO.  If a T&amp;E review was not sent because there is no documented habitat onsite, then check the fishery resource as described below.  </w:t>
      </w:r>
    </w:p>
    <w:p w14:paraId="4A8506F1" w14:textId="77777777" w:rsidR="004C1B73" w:rsidRPr="004F4EB8" w:rsidRDefault="004C1B73" w:rsidP="00F83F99">
      <w:pPr>
        <w:pStyle w:val="ListParagraph"/>
        <w:numPr>
          <w:ilvl w:val="0"/>
          <w:numId w:val="20"/>
        </w:numPr>
        <w:spacing w:after="120" w:line="360" w:lineRule="auto"/>
        <w:rPr>
          <w:sz w:val="24"/>
          <w:szCs w:val="24"/>
        </w:rPr>
      </w:pPr>
      <w:r w:rsidRPr="004F4EB8">
        <w:rPr>
          <w:sz w:val="24"/>
          <w:szCs w:val="24"/>
        </w:rPr>
        <w:t>Check fishery resource (FWW permits only):</w:t>
      </w:r>
    </w:p>
    <w:p w14:paraId="6C681594" w14:textId="77777777" w:rsidR="004C1B73" w:rsidRDefault="004C1B73" w:rsidP="00F83F99">
      <w:pPr>
        <w:pStyle w:val="ListParagraph"/>
        <w:numPr>
          <w:ilvl w:val="1"/>
          <w:numId w:val="20"/>
        </w:numPr>
        <w:spacing w:after="120" w:line="360" w:lineRule="auto"/>
        <w:rPr>
          <w:sz w:val="24"/>
          <w:szCs w:val="24"/>
        </w:rPr>
      </w:pPr>
      <w:r w:rsidRPr="004F4EB8">
        <w:rPr>
          <w:sz w:val="24"/>
          <w:szCs w:val="24"/>
        </w:rPr>
        <w:t>Apply the “Surface Water Quality Standards” layer.  An exceptional resource value designation is applicable for wetlands that discharge to FW1 or FW2 trout production waters and their tributaries.</w:t>
      </w:r>
    </w:p>
    <w:p w14:paraId="7010BA49" w14:textId="77777777" w:rsidR="004C1B73" w:rsidRPr="003C2F95" w:rsidRDefault="004C1B73" w:rsidP="00F83F99">
      <w:pPr>
        <w:pStyle w:val="ListParagraph"/>
        <w:numPr>
          <w:ilvl w:val="0"/>
          <w:numId w:val="20"/>
        </w:numPr>
        <w:spacing w:after="120" w:line="360" w:lineRule="auto"/>
        <w:rPr>
          <w:sz w:val="24"/>
          <w:szCs w:val="24"/>
        </w:rPr>
      </w:pPr>
      <w:r>
        <w:rPr>
          <w:sz w:val="24"/>
          <w:szCs w:val="24"/>
        </w:rPr>
        <w:lastRenderedPageBreak/>
        <w:t>If the screening does not result in an exceptional resource value or T&amp;E review, then the PRO may select the 50’ Intermediate box or 0’ Ordinary box.  Ordinary RVC is generally reserved for ditches, swales, and isolated wetlands that are surrounded by more than 50% disturbed area. If the project needs further review to determine RVC mark the box labeled “Not Sure” and the PRO will fill out the box once a site inspection and T&amp;E review are complete.</w:t>
      </w:r>
    </w:p>
    <w:p w14:paraId="4CC77589" w14:textId="77777777" w:rsidR="004C1B73" w:rsidRPr="00DF55D8" w:rsidRDefault="004C1B73" w:rsidP="00F83F99">
      <w:pPr>
        <w:spacing w:after="120" w:line="360" w:lineRule="auto"/>
        <w:ind w:firstLine="720"/>
        <w:rPr>
          <w:sz w:val="24"/>
          <w:szCs w:val="24"/>
        </w:rPr>
      </w:pPr>
      <w:r w:rsidRPr="00DF55D8">
        <w:rPr>
          <w:sz w:val="24"/>
          <w:szCs w:val="24"/>
        </w:rPr>
        <w:t xml:space="preserve"> </w:t>
      </w:r>
      <w:r>
        <w:rPr>
          <w:sz w:val="24"/>
          <w:szCs w:val="24"/>
          <w:u w:val="single"/>
        </w:rPr>
        <w:t>EPA Priority Wetlands</w:t>
      </w:r>
      <w:r w:rsidRPr="00DF55D8">
        <w:rPr>
          <w:sz w:val="24"/>
          <w:szCs w:val="24"/>
          <w:u w:val="single"/>
        </w:rPr>
        <w:t>:</w:t>
      </w:r>
    </w:p>
    <w:p w14:paraId="1AF4DBB8" w14:textId="77777777" w:rsidR="004C1B73" w:rsidRDefault="004C1B73" w:rsidP="00F83F99">
      <w:pPr>
        <w:pStyle w:val="ListParagraph"/>
        <w:numPr>
          <w:ilvl w:val="0"/>
          <w:numId w:val="20"/>
        </w:numPr>
        <w:spacing w:after="120" w:line="360" w:lineRule="auto"/>
      </w:pPr>
      <w:r>
        <w:t xml:space="preserve">EPA Priority Wetlands are have been designated as ecologically significant by the EPA due to their importance for supporting threatened and endangered species habitat </w:t>
      </w:r>
      <w:r w:rsidR="003C2F95">
        <w:t>and protecting water quality as well as</w:t>
      </w:r>
      <w:r>
        <w:t xml:space="preserve"> their vulnerability to encroaching development. These wetlands are listed on the March 1994 “Priority Wetlands List for the State of New Jersey”.</w:t>
      </w:r>
    </w:p>
    <w:p w14:paraId="3E9DD83E" w14:textId="77777777" w:rsidR="004C1B73" w:rsidRPr="00DF55D8" w:rsidRDefault="004C1B73" w:rsidP="00F83F99">
      <w:pPr>
        <w:pStyle w:val="ListParagraph"/>
        <w:numPr>
          <w:ilvl w:val="1"/>
          <w:numId w:val="20"/>
        </w:numPr>
        <w:spacing w:after="120" w:line="360" w:lineRule="auto"/>
        <w:rPr>
          <w:sz w:val="24"/>
          <w:szCs w:val="24"/>
        </w:rPr>
      </w:pPr>
      <w:r>
        <w:rPr>
          <w:sz w:val="24"/>
          <w:szCs w:val="24"/>
        </w:rPr>
        <w:t xml:space="preserve">To determine if the site has EPA priority wetlands use the GIS Layer found at </w:t>
      </w:r>
      <w:r>
        <w:t>V:\lum\LUR\GIS_Data\</w:t>
      </w:r>
      <w:r w:rsidRPr="00DF55D8">
        <w:t xml:space="preserve"> </w:t>
      </w:r>
      <w:r>
        <w:t>EPA_Priority_Wetlands.lyr</w:t>
      </w:r>
    </w:p>
    <w:p w14:paraId="487D976B" w14:textId="77777777" w:rsidR="004C1B73" w:rsidRDefault="004C1B73" w:rsidP="00F83F99">
      <w:pPr>
        <w:pStyle w:val="ListParagraph"/>
        <w:numPr>
          <w:ilvl w:val="1"/>
          <w:numId w:val="20"/>
        </w:numPr>
        <w:spacing w:after="120" w:line="360" w:lineRule="auto"/>
        <w:rPr>
          <w:sz w:val="24"/>
          <w:szCs w:val="24"/>
        </w:rPr>
      </w:pPr>
      <w:r>
        <w:t xml:space="preserve">Use the Identify tool to see information, including caveats for wetlands that may fall in the geographic area but are excluded from the EPA priority. For further assistance; you may use the guidance document on the EPA Priority Wetland Layer found at </w:t>
      </w:r>
      <w:r w:rsidRPr="00611840">
        <w:rPr>
          <w:sz w:val="24"/>
          <w:szCs w:val="24"/>
        </w:rPr>
        <w:t>V:\lu</w:t>
      </w:r>
      <w:r w:rsidR="003C2F95">
        <w:rPr>
          <w:sz w:val="24"/>
          <w:szCs w:val="24"/>
        </w:rPr>
        <w:t>m\LUR\Pre-Review Resources\SOPs</w:t>
      </w:r>
    </w:p>
    <w:p w14:paraId="1526B5FF" w14:textId="77777777" w:rsidR="004C1B73" w:rsidRPr="00DF55D8" w:rsidRDefault="004C1B73" w:rsidP="00F83F99">
      <w:pPr>
        <w:spacing w:after="120" w:line="360" w:lineRule="auto"/>
        <w:ind w:firstLine="720"/>
        <w:rPr>
          <w:sz w:val="24"/>
          <w:szCs w:val="24"/>
        </w:rPr>
      </w:pPr>
      <w:r w:rsidRPr="004A57D4">
        <w:rPr>
          <w:sz w:val="24"/>
          <w:szCs w:val="24"/>
          <w:u w:val="single"/>
        </w:rPr>
        <w:t xml:space="preserve">Soils: </w:t>
      </w:r>
    </w:p>
    <w:p w14:paraId="0920AE1D" w14:textId="77777777" w:rsidR="004C1B73" w:rsidRPr="00F83F99" w:rsidRDefault="004C1B73" w:rsidP="00F83F99">
      <w:pPr>
        <w:pStyle w:val="ListParagraph"/>
        <w:numPr>
          <w:ilvl w:val="0"/>
          <w:numId w:val="20"/>
        </w:numPr>
        <w:spacing w:after="120" w:line="360" w:lineRule="auto"/>
        <w:rPr>
          <w:sz w:val="24"/>
          <w:szCs w:val="24"/>
          <w:u w:val="single"/>
        </w:rPr>
      </w:pPr>
      <w:r>
        <w:t xml:space="preserve">Use the DEP Data Soils (SSURGO) View layer to determine the soils that are mapped onsite. Soils should be checked for both LOIs and Permit pre-review. This information is helpful for making wetland determinations: if soils that are “poorly drained” or “somewhat poorly drained” are mapped onsite, these areas that wetlands are most likely to occur and help narrow the focus of what to inspect in the field. The mapped soil type is also required for the Wetland Data Form. </w:t>
      </w:r>
    </w:p>
    <w:p w14:paraId="45C44409" w14:textId="77777777" w:rsidR="0067181F" w:rsidRPr="00F83F99" w:rsidRDefault="0067181F" w:rsidP="00F83F99">
      <w:pPr>
        <w:spacing w:after="120" w:line="360" w:lineRule="auto"/>
        <w:rPr>
          <w:sz w:val="24"/>
          <w:szCs w:val="24"/>
          <w:u w:val="single"/>
        </w:rPr>
      </w:pPr>
    </w:p>
    <w:p w14:paraId="1572DB46" w14:textId="77777777" w:rsidR="004C1B73" w:rsidRPr="008E65F4" w:rsidRDefault="004C1B73" w:rsidP="00F83F99">
      <w:pPr>
        <w:spacing w:after="120" w:line="360" w:lineRule="auto"/>
        <w:ind w:left="720"/>
        <w:rPr>
          <w:b/>
          <w:sz w:val="24"/>
          <w:szCs w:val="24"/>
          <w:u w:val="single"/>
        </w:rPr>
      </w:pPr>
      <w:r>
        <w:rPr>
          <w:b/>
          <w:sz w:val="24"/>
          <w:szCs w:val="24"/>
          <w:u w:val="single"/>
        </w:rPr>
        <w:t xml:space="preserve">NJEMS Tracking information: </w:t>
      </w:r>
      <w:r w:rsidRPr="008E65F4">
        <w:rPr>
          <w:sz w:val="24"/>
          <w:szCs w:val="24"/>
        </w:rPr>
        <w:t xml:space="preserve">The following </w:t>
      </w:r>
      <w:r>
        <w:rPr>
          <w:sz w:val="24"/>
          <w:szCs w:val="24"/>
        </w:rPr>
        <w:t xml:space="preserve">items are required to be entered into the “Environmental Data” tab in NJEMS for all DLUR permits. The Department uses this information to track wetlands impacts through permits report these metrics to the EPA each year.  For the purposes of the pre-review, the acreage of each item should be </w:t>
      </w:r>
      <w:r>
        <w:rPr>
          <w:sz w:val="24"/>
          <w:szCs w:val="24"/>
        </w:rPr>
        <w:lastRenderedPageBreak/>
        <w:t>gleaned from studying the LURP form, compliance statement, and plans. If the information is not readily available, the PRO must contact the agent and request it.</w:t>
      </w:r>
    </w:p>
    <w:p w14:paraId="7252C346" w14:textId="77777777" w:rsidR="004C1B73" w:rsidRPr="006A75DA" w:rsidRDefault="004C1B73" w:rsidP="00F83F99">
      <w:pPr>
        <w:pStyle w:val="ListParagraph"/>
        <w:numPr>
          <w:ilvl w:val="0"/>
          <w:numId w:val="20"/>
        </w:numPr>
        <w:spacing w:after="120" w:line="360" w:lineRule="auto"/>
        <w:rPr>
          <w:sz w:val="24"/>
          <w:szCs w:val="24"/>
        </w:rPr>
      </w:pPr>
      <w:r w:rsidRPr="006A75DA">
        <w:rPr>
          <w:sz w:val="24"/>
          <w:szCs w:val="24"/>
          <w:u w:val="single"/>
        </w:rPr>
        <w:t>Acreage of Disturbance</w:t>
      </w:r>
      <w:r>
        <w:rPr>
          <w:sz w:val="24"/>
          <w:szCs w:val="24"/>
        </w:rPr>
        <w:t xml:space="preserve"> (for FWW Wetlands, Transition A</w:t>
      </w:r>
      <w:r w:rsidRPr="00260169">
        <w:rPr>
          <w:sz w:val="24"/>
          <w:szCs w:val="24"/>
        </w:rPr>
        <w:t>rea</w:t>
      </w:r>
      <w:r>
        <w:rPr>
          <w:sz w:val="24"/>
          <w:szCs w:val="24"/>
        </w:rPr>
        <w:t>, and State Open Water</w:t>
      </w:r>
      <w:r w:rsidRPr="00260169">
        <w:rPr>
          <w:sz w:val="24"/>
          <w:szCs w:val="24"/>
        </w:rPr>
        <w:t>)</w:t>
      </w:r>
    </w:p>
    <w:p w14:paraId="6C1A5322" w14:textId="77777777" w:rsidR="004C1B73" w:rsidRPr="006A75DA" w:rsidRDefault="004C1B73" w:rsidP="00F83F99">
      <w:pPr>
        <w:pStyle w:val="ListParagraph"/>
        <w:numPr>
          <w:ilvl w:val="0"/>
          <w:numId w:val="20"/>
        </w:numPr>
        <w:spacing w:after="120" w:line="360" w:lineRule="auto"/>
        <w:rPr>
          <w:sz w:val="24"/>
          <w:szCs w:val="24"/>
          <w:u w:val="single"/>
        </w:rPr>
      </w:pPr>
      <w:r w:rsidRPr="006A75DA">
        <w:rPr>
          <w:sz w:val="24"/>
          <w:szCs w:val="24"/>
          <w:u w:val="single"/>
        </w:rPr>
        <w:t>FWW Undisturbed</w:t>
      </w:r>
      <w:r w:rsidRPr="00260169">
        <w:rPr>
          <w:sz w:val="24"/>
          <w:szCs w:val="24"/>
        </w:rPr>
        <w:t xml:space="preserve"> (</w:t>
      </w:r>
      <w:r>
        <w:rPr>
          <w:sz w:val="24"/>
          <w:szCs w:val="24"/>
        </w:rPr>
        <w:t xml:space="preserve">wetland </w:t>
      </w:r>
      <w:r w:rsidRPr="00260169">
        <w:rPr>
          <w:sz w:val="24"/>
          <w:szCs w:val="24"/>
        </w:rPr>
        <w:t xml:space="preserve">acreage remaining after permit action has been conducted/total </w:t>
      </w:r>
      <w:r>
        <w:rPr>
          <w:sz w:val="24"/>
          <w:szCs w:val="24"/>
        </w:rPr>
        <w:t xml:space="preserve">wetland </w:t>
      </w:r>
      <w:r w:rsidRPr="00260169">
        <w:rPr>
          <w:sz w:val="24"/>
          <w:szCs w:val="24"/>
        </w:rPr>
        <w:t>acreage onsite minus permanently disturbed wetlands)</w:t>
      </w:r>
    </w:p>
    <w:p w14:paraId="48F41F2F" w14:textId="77777777" w:rsidR="004C1B73" w:rsidRPr="00F83F99" w:rsidRDefault="004C1B73" w:rsidP="00F83F99">
      <w:pPr>
        <w:pStyle w:val="ListParagraph"/>
        <w:numPr>
          <w:ilvl w:val="0"/>
          <w:numId w:val="20"/>
        </w:numPr>
        <w:spacing w:after="120" w:line="360" w:lineRule="auto"/>
        <w:rPr>
          <w:sz w:val="24"/>
          <w:szCs w:val="24"/>
        </w:rPr>
      </w:pPr>
      <w:r w:rsidRPr="006A75DA">
        <w:rPr>
          <w:sz w:val="24"/>
          <w:szCs w:val="24"/>
          <w:u w:val="single"/>
        </w:rPr>
        <w:t>FWW Preserved</w:t>
      </w:r>
      <w:r w:rsidRPr="006A75DA">
        <w:rPr>
          <w:sz w:val="24"/>
          <w:szCs w:val="24"/>
        </w:rPr>
        <w:t xml:space="preserve"> (or “deed restricted”)</w:t>
      </w:r>
    </w:p>
    <w:p w14:paraId="585D3433" w14:textId="77777777" w:rsidR="004C1B73" w:rsidRPr="0067181F" w:rsidRDefault="004C1B73" w:rsidP="00F83F99">
      <w:pPr>
        <w:pStyle w:val="ListParagraph"/>
        <w:spacing w:after="120" w:line="360" w:lineRule="auto"/>
        <w:ind w:left="1080"/>
      </w:pPr>
      <w:r>
        <w:rPr>
          <w:sz w:val="24"/>
          <w:szCs w:val="24"/>
        </w:rPr>
        <w:t xml:space="preserve">For more information, follow the guide “NJEMS FWW Tracking SOP” found in </w:t>
      </w:r>
      <w:r w:rsidR="003C2F95">
        <w:rPr>
          <w:sz w:val="24"/>
          <w:szCs w:val="24"/>
        </w:rPr>
        <w:t>V:\lum\LUR\Pre-Review Resources\SOPs</w:t>
      </w:r>
      <w:r>
        <w:rPr>
          <w:sz w:val="24"/>
          <w:szCs w:val="24"/>
        </w:rPr>
        <w:t>.</w:t>
      </w:r>
    </w:p>
    <w:p w14:paraId="0AA87879" w14:textId="77777777" w:rsidR="004C1B73" w:rsidRPr="00260169" w:rsidRDefault="004C1B73" w:rsidP="00F83F99">
      <w:pPr>
        <w:pStyle w:val="ListParagraph"/>
        <w:numPr>
          <w:ilvl w:val="0"/>
          <w:numId w:val="20"/>
        </w:numPr>
        <w:spacing w:after="120" w:line="360" w:lineRule="auto"/>
        <w:rPr>
          <w:sz w:val="24"/>
          <w:szCs w:val="24"/>
        </w:rPr>
      </w:pPr>
      <w:r w:rsidRPr="006A75DA">
        <w:rPr>
          <w:sz w:val="24"/>
          <w:szCs w:val="24"/>
          <w:u w:val="single"/>
        </w:rPr>
        <w:t>Riparian zone</w:t>
      </w:r>
      <w:r w:rsidRPr="00260169">
        <w:rPr>
          <w:sz w:val="24"/>
          <w:szCs w:val="24"/>
        </w:rPr>
        <w:t xml:space="preserve"> (for FHA permits only</w:t>
      </w:r>
      <w:r>
        <w:rPr>
          <w:sz w:val="24"/>
          <w:szCs w:val="24"/>
        </w:rPr>
        <w:t>: undisturbed, disturbed, and preserved</w:t>
      </w:r>
      <w:r w:rsidRPr="00260169">
        <w:rPr>
          <w:sz w:val="24"/>
          <w:szCs w:val="24"/>
        </w:rPr>
        <w:t>)</w:t>
      </w:r>
    </w:p>
    <w:p w14:paraId="7C227BAA" w14:textId="77777777" w:rsidR="004C1B73" w:rsidRPr="001E337A" w:rsidRDefault="004C1B73" w:rsidP="00F83F99">
      <w:pPr>
        <w:pStyle w:val="ListParagraph"/>
        <w:numPr>
          <w:ilvl w:val="0"/>
          <w:numId w:val="20"/>
        </w:numPr>
        <w:spacing w:after="120" w:line="360" w:lineRule="auto"/>
        <w:rPr>
          <w:sz w:val="24"/>
          <w:szCs w:val="24"/>
        </w:rPr>
      </w:pPr>
      <w:r w:rsidRPr="006A75DA">
        <w:rPr>
          <w:sz w:val="24"/>
          <w:szCs w:val="24"/>
          <w:u w:val="single"/>
        </w:rPr>
        <w:t>CAFRA Forested</w:t>
      </w:r>
      <w:r w:rsidRPr="00AB2F0F">
        <w:rPr>
          <w:sz w:val="24"/>
          <w:szCs w:val="24"/>
        </w:rPr>
        <w:t xml:space="preserve"> (</w:t>
      </w:r>
      <w:r>
        <w:rPr>
          <w:sz w:val="24"/>
          <w:szCs w:val="24"/>
        </w:rPr>
        <w:t xml:space="preserve">CAFRA permits only: </w:t>
      </w:r>
      <w:r w:rsidRPr="00AB2F0F">
        <w:rPr>
          <w:sz w:val="24"/>
          <w:szCs w:val="24"/>
        </w:rPr>
        <w:t>disturbed</w:t>
      </w:r>
      <w:r>
        <w:rPr>
          <w:sz w:val="24"/>
          <w:szCs w:val="24"/>
        </w:rPr>
        <w:t xml:space="preserve"> and </w:t>
      </w:r>
      <w:r w:rsidRPr="00AB2F0F">
        <w:rPr>
          <w:sz w:val="24"/>
          <w:szCs w:val="24"/>
        </w:rPr>
        <w:t>preserved)</w:t>
      </w:r>
    </w:p>
    <w:p w14:paraId="51EF346C" w14:textId="77777777" w:rsidR="004C1B73" w:rsidRDefault="004C1B73" w:rsidP="00F83F99">
      <w:pPr>
        <w:spacing w:after="120" w:line="360" w:lineRule="auto"/>
        <w:ind w:left="1080"/>
        <w:rPr>
          <w:sz w:val="24"/>
          <w:szCs w:val="24"/>
        </w:rPr>
      </w:pPr>
      <w:r>
        <w:rPr>
          <w:sz w:val="24"/>
          <w:szCs w:val="24"/>
        </w:rPr>
        <w:t>For more information, follow the guide “resource Preserved SOP Final Draft” found in</w:t>
      </w:r>
      <w:r w:rsidRPr="00814EDD">
        <w:rPr>
          <w:sz w:val="24"/>
          <w:szCs w:val="24"/>
        </w:rPr>
        <w:t xml:space="preserve"> </w:t>
      </w:r>
      <w:r w:rsidR="003C2F95">
        <w:rPr>
          <w:sz w:val="24"/>
          <w:szCs w:val="24"/>
        </w:rPr>
        <w:t>V:\lum\LUR\Pre-Review Resources\SOPs</w:t>
      </w:r>
      <w:r>
        <w:rPr>
          <w:sz w:val="24"/>
          <w:szCs w:val="24"/>
        </w:rPr>
        <w:t>.</w:t>
      </w:r>
    </w:p>
    <w:p w14:paraId="60BB0340" w14:textId="77777777" w:rsidR="0067181F" w:rsidRPr="001330C5" w:rsidRDefault="0067181F" w:rsidP="00F83F99">
      <w:pPr>
        <w:spacing w:after="120" w:line="360" w:lineRule="auto"/>
        <w:rPr>
          <w:sz w:val="24"/>
          <w:szCs w:val="24"/>
        </w:rPr>
      </w:pPr>
    </w:p>
    <w:p w14:paraId="01789D4C" w14:textId="77777777" w:rsidR="004C1B73" w:rsidRPr="00CB4B8D" w:rsidRDefault="004C1B73" w:rsidP="00F83F99">
      <w:pPr>
        <w:spacing w:after="120" w:line="360" w:lineRule="auto"/>
        <w:rPr>
          <w:sz w:val="24"/>
          <w:szCs w:val="24"/>
        </w:rPr>
      </w:pPr>
      <w:r w:rsidRPr="00CB4B8D">
        <w:rPr>
          <w:b/>
          <w:sz w:val="24"/>
          <w:szCs w:val="24"/>
          <w:u w:val="single"/>
        </w:rPr>
        <w:t>U</w:t>
      </w:r>
      <w:r>
        <w:rPr>
          <w:b/>
          <w:sz w:val="24"/>
          <w:szCs w:val="24"/>
          <w:u w:val="single"/>
        </w:rPr>
        <w:t xml:space="preserve">nited </w:t>
      </w:r>
      <w:r w:rsidRPr="00CB4B8D">
        <w:rPr>
          <w:b/>
          <w:sz w:val="24"/>
          <w:szCs w:val="24"/>
          <w:u w:val="single"/>
        </w:rPr>
        <w:t>S</w:t>
      </w:r>
      <w:r>
        <w:rPr>
          <w:b/>
          <w:sz w:val="24"/>
          <w:szCs w:val="24"/>
          <w:u w:val="single"/>
        </w:rPr>
        <w:t>tates</w:t>
      </w:r>
      <w:r w:rsidRPr="00CB4B8D">
        <w:rPr>
          <w:b/>
          <w:sz w:val="24"/>
          <w:szCs w:val="24"/>
          <w:u w:val="single"/>
        </w:rPr>
        <w:t xml:space="preserve"> Fish &amp; Wildlife </w:t>
      </w:r>
      <w:r>
        <w:rPr>
          <w:b/>
          <w:sz w:val="24"/>
          <w:szCs w:val="24"/>
          <w:u w:val="single"/>
        </w:rPr>
        <w:t xml:space="preserve">Service (USFWS) </w:t>
      </w:r>
      <w:r w:rsidRPr="00CB4B8D">
        <w:rPr>
          <w:b/>
          <w:sz w:val="24"/>
          <w:szCs w:val="24"/>
          <w:u w:val="single"/>
        </w:rPr>
        <w:t>Review</w:t>
      </w:r>
      <w:r w:rsidRPr="00CB4B8D">
        <w:rPr>
          <w:sz w:val="24"/>
          <w:szCs w:val="24"/>
        </w:rPr>
        <w:t xml:space="preserve"> </w:t>
      </w:r>
    </w:p>
    <w:p w14:paraId="0B37276E" w14:textId="77777777" w:rsidR="004C1B73" w:rsidRDefault="004C1B73" w:rsidP="00F83F99">
      <w:pPr>
        <w:spacing w:after="120" w:line="360" w:lineRule="auto"/>
        <w:rPr>
          <w:sz w:val="24"/>
          <w:szCs w:val="24"/>
        </w:rPr>
      </w:pPr>
      <w:r>
        <w:rPr>
          <w:sz w:val="24"/>
          <w:szCs w:val="24"/>
        </w:rPr>
        <w:t xml:space="preserve">USFWS review is required for projects that result in disturbances to wetlands within municipalities that contain federally listed threated and endangered species.  However, a USFWS review is only required for certain types of wetland permits.  </w:t>
      </w:r>
    </w:p>
    <w:p w14:paraId="5DF070FD" w14:textId="77777777" w:rsidR="004C1B73" w:rsidRDefault="004C1B73" w:rsidP="00F83F99">
      <w:pPr>
        <w:spacing w:after="120" w:line="360" w:lineRule="auto"/>
        <w:rPr>
          <w:sz w:val="24"/>
          <w:szCs w:val="24"/>
        </w:rPr>
      </w:pPr>
      <w:r>
        <w:rPr>
          <w:sz w:val="24"/>
          <w:szCs w:val="24"/>
        </w:rPr>
        <w:t xml:space="preserve">Note:  </w:t>
      </w:r>
      <w:r w:rsidRPr="00CB4B8D">
        <w:rPr>
          <w:sz w:val="24"/>
          <w:szCs w:val="24"/>
        </w:rPr>
        <w:t>This step should be pre-screened by application support unit</w:t>
      </w:r>
      <w:r>
        <w:rPr>
          <w:sz w:val="24"/>
          <w:szCs w:val="24"/>
        </w:rPr>
        <w:t xml:space="preserve"> (ASU),</w:t>
      </w:r>
      <w:r w:rsidRPr="00CB4B8D">
        <w:rPr>
          <w:sz w:val="24"/>
          <w:szCs w:val="24"/>
        </w:rPr>
        <w:t xml:space="preserve"> but for a diligent review</w:t>
      </w:r>
      <w:r>
        <w:rPr>
          <w:sz w:val="24"/>
          <w:szCs w:val="24"/>
        </w:rPr>
        <w:t>,</w:t>
      </w:r>
      <w:r w:rsidR="003C2F95">
        <w:rPr>
          <w:sz w:val="24"/>
          <w:szCs w:val="24"/>
        </w:rPr>
        <w:t xml:space="preserve"> please c</w:t>
      </w:r>
      <w:r>
        <w:rPr>
          <w:sz w:val="24"/>
          <w:szCs w:val="24"/>
        </w:rPr>
        <w:t>heck Activity Tracking to see if a USFWS review request has been sent by ASU.  If not, then the following screening should be done.</w:t>
      </w:r>
      <w:r w:rsidRPr="00CB4B8D">
        <w:rPr>
          <w:sz w:val="24"/>
          <w:szCs w:val="24"/>
        </w:rPr>
        <w:t xml:space="preserve"> </w:t>
      </w:r>
      <w:r>
        <w:rPr>
          <w:sz w:val="24"/>
          <w:szCs w:val="24"/>
        </w:rPr>
        <w:t xml:space="preserve"> </w:t>
      </w:r>
    </w:p>
    <w:p w14:paraId="6C2B90EE" w14:textId="77777777" w:rsidR="004C1B73" w:rsidRDefault="004C1B73" w:rsidP="00F83F99">
      <w:pPr>
        <w:spacing w:after="120" w:line="360" w:lineRule="auto"/>
        <w:rPr>
          <w:sz w:val="24"/>
          <w:szCs w:val="24"/>
        </w:rPr>
      </w:pPr>
      <w:r>
        <w:rPr>
          <w:sz w:val="24"/>
          <w:szCs w:val="24"/>
        </w:rPr>
        <w:t>To determine whether the pending wetland permit requires USFWS review, u</w:t>
      </w:r>
      <w:r w:rsidRPr="00CB4B8D">
        <w:rPr>
          <w:sz w:val="24"/>
          <w:szCs w:val="24"/>
        </w:rPr>
        <w:t xml:space="preserve">se the “Two-Way Memorandum USFWS/NJDEP Freshwater Wetlands Permit Application Review” form </w:t>
      </w:r>
      <w:r>
        <w:rPr>
          <w:sz w:val="24"/>
          <w:szCs w:val="24"/>
        </w:rPr>
        <w:t xml:space="preserve">found in </w:t>
      </w:r>
      <w:r w:rsidR="003C2F95">
        <w:rPr>
          <w:sz w:val="24"/>
          <w:szCs w:val="24"/>
        </w:rPr>
        <w:t>V:\lum\LUR\Pre-Review Resources\Transmittal Sheets</w:t>
      </w:r>
      <w:r>
        <w:rPr>
          <w:sz w:val="24"/>
          <w:szCs w:val="24"/>
        </w:rPr>
        <w:t>.  If your pending permit is not listed on the transmittal, then USFWS review is not required.</w:t>
      </w:r>
    </w:p>
    <w:p w14:paraId="5E63FC16" w14:textId="77777777" w:rsidR="004C1B73" w:rsidRDefault="004C1B73" w:rsidP="00F83F99">
      <w:pPr>
        <w:spacing w:after="120" w:line="360" w:lineRule="auto"/>
        <w:rPr>
          <w:sz w:val="24"/>
          <w:szCs w:val="24"/>
        </w:rPr>
      </w:pPr>
      <w:r w:rsidRPr="00CB4B8D">
        <w:rPr>
          <w:sz w:val="24"/>
          <w:szCs w:val="24"/>
        </w:rPr>
        <w:t>I</w:t>
      </w:r>
      <w:r>
        <w:rPr>
          <w:sz w:val="24"/>
          <w:szCs w:val="24"/>
        </w:rPr>
        <w:t xml:space="preserve">f the permit is applicable, the PRO still needs to check if the </w:t>
      </w:r>
      <w:r w:rsidRPr="00CB4B8D">
        <w:rPr>
          <w:sz w:val="24"/>
          <w:szCs w:val="24"/>
        </w:rPr>
        <w:t xml:space="preserve">municipality </w:t>
      </w:r>
      <w:r>
        <w:rPr>
          <w:sz w:val="24"/>
          <w:szCs w:val="24"/>
        </w:rPr>
        <w:t>is listed in the “</w:t>
      </w:r>
      <w:r w:rsidR="00BD6CBC">
        <w:rPr>
          <w:sz w:val="24"/>
          <w:szCs w:val="24"/>
        </w:rPr>
        <w:t xml:space="preserve">USFW </w:t>
      </w:r>
      <w:r>
        <w:rPr>
          <w:sz w:val="24"/>
          <w:szCs w:val="24"/>
        </w:rPr>
        <w:t xml:space="preserve">Federally Listed and Candidate Species Occurrences in New Jersey by County and Municipality” </w:t>
      </w:r>
      <w:r w:rsidRPr="00CB4B8D">
        <w:rPr>
          <w:sz w:val="24"/>
          <w:szCs w:val="24"/>
        </w:rPr>
        <w:t>packet</w:t>
      </w:r>
      <w:r>
        <w:rPr>
          <w:sz w:val="24"/>
          <w:szCs w:val="24"/>
        </w:rPr>
        <w:t xml:space="preserve"> found in </w:t>
      </w:r>
      <w:r w:rsidR="00BD6CBC">
        <w:rPr>
          <w:sz w:val="24"/>
          <w:szCs w:val="24"/>
        </w:rPr>
        <w:t>V:\lum\LUR\Pre-Review Resources\FWW Resources</w:t>
      </w:r>
      <w:r>
        <w:rPr>
          <w:sz w:val="24"/>
          <w:szCs w:val="24"/>
        </w:rPr>
        <w:t>.</w:t>
      </w:r>
    </w:p>
    <w:p w14:paraId="3CCABB1F" w14:textId="77777777" w:rsidR="004C1B73" w:rsidRPr="00CB4B8D" w:rsidRDefault="004C1B73" w:rsidP="00F83F99">
      <w:pPr>
        <w:spacing w:after="120" w:line="360" w:lineRule="auto"/>
        <w:rPr>
          <w:sz w:val="24"/>
          <w:szCs w:val="24"/>
        </w:rPr>
      </w:pPr>
      <w:r>
        <w:rPr>
          <w:sz w:val="24"/>
          <w:szCs w:val="24"/>
        </w:rPr>
        <w:lastRenderedPageBreak/>
        <w:t xml:space="preserve">If the permit is listed in the </w:t>
      </w:r>
      <w:r w:rsidRPr="00DF55D8">
        <w:rPr>
          <w:sz w:val="24"/>
          <w:szCs w:val="24"/>
          <w:u w:val="single"/>
        </w:rPr>
        <w:t>memorandum</w:t>
      </w:r>
      <w:r>
        <w:rPr>
          <w:sz w:val="24"/>
          <w:szCs w:val="24"/>
        </w:rPr>
        <w:t>,</w:t>
      </w:r>
      <w:r w:rsidR="00BD6CBC">
        <w:rPr>
          <w:sz w:val="24"/>
          <w:szCs w:val="24"/>
        </w:rPr>
        <w:t xml:space="preserve"> and</w:t>
      </w:r>
      <w:r>
        <w:rPr>
          <w:sz w:val="24"/>
          <w:szCs w:val="24"/>
        </w:rPr>
        <w:t xml:space="preserve"> </w:t>
      </w:r>
      <w:r w:rsidRPr="00DF55D8">
        <w:rPr>
          <w:sz w:val="24"/>
          <w:szCs w:val="24"/>
          <w:u w:val="single"/>
        </w:rPr>
        <w:t>the project proposes disturbance to wetlands</w:t>
      </w:r>
      <w:r>
        <w:rPr>
          <w:sz w:val="24"/>
          <w:szCs w:val="24"/>
        </w:rPr>
        <w:t xml:space="preserve"> (not just transition area), and </w:t>
      </w:r>
      <w:r w:rsidRPr="00DF55D8">
        <w:rPr>
          <w:sz w:val="24"/>
          <w:szCs w:val="24"/>
          <w:u w:val="single"/>
        </w:rPr>
        <w:t>the municipality is listed in the packet</w:t>
      </w:r>
      <w:r>
        <w:rPr>
          <w:sz w:val="24"/>
          <w:szCs w:val="24"/>
        </w:rPr>
        <w:t xml:space="preserve">, a USFWS review is required.  The PRO should create a </w:t>
      </w:r>
      <w:r w:rsidRPr="00CB4B8D">
        <w:rPr>
          <w:sz w:val="24"/>
          <w:szCs w:val="24"/>
        </w:rPr>
        <w:t xml:space="preserve">package containing: </w:t>
      </w:r>
    </w:p>
    <w:p w14:paraId="48797A04" w14:textId="77777777" w:rsidR="004C1B73" w:rsidRPr="00CB4B8D" w:rsidRDefault="004C1B73" w:rsidP="00F83F99">
      <w:pPr>
        <w:pStyle w:val="ListParagraph"/>
        <w:numPr>
          <w:ilvl w:val="0"/>
          <w:numId w:val="18"/>
        </w:numPr>
        <w:spacing w:after="120" w:line="360" w:lineRule="auto"/>
        <w:rPr>
          <w:sz w:val="24"/>
          <w:szCs w:val="24"/>
        </w:rPr>
      </w:pPr>
      <w:r w:rsidRPr="00CB4B8D">
        <w:rPr>
          <w:sz w:val="24"/>
          <w:szCs w:val="24"/>
        </w:rPr>
        <w:t>A copy of the LURP Permit Application Transmittal Form</w:t>
      </w:r>
      <w:r>
        <w:rPr>
          <w:sz w:val="24"/>
          <w:szCs w:val="24"/>
        </w:rPr>
        <w:t>;</w:t>
      </w:r>
      <w:r w:rsidRPr="00CB4B8D">
        <w:rPr>
          <w:sz w:val="24"/>
          <w:szCs w:val="24"/>
        </w:rPr>
        <w:t xml:space="preserve"> </w:t>
      </w:r>
    </w:p>
    <w:p w14:paraId="774AB88D" w14:textId="77777777" w:rsidR="004C1B73" w:rsidRPr="00CB4B8D" w:rsidRDefault="004C1B73" w:rsidP="00F83F99">
      <w:pPr>
        <w:pStyle w:val="ListParagraph"/>
        <w:numPr>
          <w:ilvl w:val="0"/>
          <w:numId w:val="18"/>
        </w:numPr>
        <w:spacing w:after="120" w:line="360" w:lineRule="auto"/>
        <w:rPr>
          <w:sz w:val="24"/>
          <w:szCs w:val="24"/>
        </w:rPr>
      </w:pPr>
      <w:r w:rsidRPr="00CB4B8D">
        <w:rPr>
          <w:sz w:val="24"/>
          <w:szCs w:val="24"/>
        </w:rPr>
        <w:t>A copy of the LURP form</w:t>
      </w:r>
      <w:r>
        <w:rPr>
          <w:sz w:val="24"/>
          <w:szCs w:val="24"/>
        </w:rPr>
        <w:t>;</w:t>
      </w:r>
      <w:r w:rsidRPr="00CB4B8D">
        <w:rPr>
          <w:sz w:val="24"/>
          <w:szCs w:val="24"/>
        </w:rPr>
        <w:t xml:space="preserve"> </w:t>
      </w:r>
    </w:p>
    <w:p w14:paraId="0896F5E8" w14:textId="77777777" w:rsidR="004C1B73" w:rsidRDefault="004C1B73" w:rsidP="00F83F99">
      <w:pPr>
        <w:pStyle w:val="ListParagraph"/>
        <w:numPr>
          <w:ilvl w:val="0"/>
          <w:numId w:val="18"/>
        </w:numPr>
        <w:spacing w:after="120" w:line="360" w:lineRule="auto"/>
        <w:rPr>
          <w:sz w:val="24"/>
          <w:szCs w:val="24"/>
        </w:rPr>
      </w:pPr>
      <w:r w:rsidRPr="00CB4B8D">
        <w:rPr>
          <w:sz w:val="24"/>
          <w:szCs w:val="24"/>
        </w:rPr>
        <w:t>A USGS map or road map showing property location</w:t>
      </w:r>
      <w:r>
        <w:rPr>
          <w:sz w:val="24"/>
          <w:szCs w:val="24"/>
        </w:rPr>
        <w:t>; and</w:t>
      </w:r>
      <w:r w:rsidRPr="00CB4B8D">
        <w:rPr>
          <w:sz w:val="24"/>
          <w:szCs w:val="24"/>
        </w:rPr>
        <w:t xml:space="preserve"> </w:t>
      </w:r>
    </w:p>
    <w:p w14:paraId="2264825A" w14:textId="77777777" w:rsidR="004C1B73" w:rsidRPr="00CB4B8D" w:rsidRDefault="004C1B73" w:rsidP="00F83F99">
      <w:pPr>
        <w:pStyle w:val="ListParagraph"/>
        <w:numPr>
          <w:ilvl w:val="0"/>
          <w:numId w:val="18"/>
        </w:numPr>
        <w:spacing w:after="120" w:line="360" w:lineRule="auto"/>
        <w:rPr>
          <w:sz w:val="24"/>
          <w:szCs w:val="24"/>
        </w:rPr>
      </w:pPr>
      <w:r>
        <w:rPr>
          <w:sz w:val="24"/>
          <w:szCs w:val="24"/>
        </w:rPr>
        <w:t>One copy of the plan.</w:t>
      </w:r>
    </w:p>
    <w:p w14:paraId="04E96B99" w14:textId="77777777" w:rsidR="004C1B73" w:rsidRPr="000F4E85" w:rsidRDefault="004C1B73" w:rsidP="00F83F99">
      <w:pPr>
        <w:spacing w:after="120" w:line="360" w:lineRule="auto"/>
        <w:rPr>
          <w:i/>
          <w:sz w:val="24"/>
          <w:szCs w:val="24"/>
        </w:rPr>
      </w:pPr>
      <w:r w:rsidRPr="000F4E85">
        <w:rPr>
          <w:i/>
          <w:sz w:val="24"/>
          <w:szCs w:val="24"/>
        </w:rPr>
        <w:t xml:space="preserve">The package can be placed in the bin labeled USFW Review (North or South) located next to the T&amp;E Unit.  </w:t>
      </w:r>
    </w:p>
    <w:p w14:paraId="09D18934" w14:textId="77777777" w:rsidR="004C1B73" w:rsidRPr="00CB4B8D" w:rsidRDefault="004C1B73" w:rsidP="00F83F99">
      <w:pPr>
        <w:spacing w:after="120" w:line="360" w:lineRule="auto"/>
        <w:rPr>
          <w:sz w:val="24"/>
          <w:szCs w:val="24"/>
        </w:rPr>
      </w:pPr>
      <w:r w:rsidRPr="00CB4B8D">
        <w:rPr>
          <w:sz w:val="24"/>
          <w:szCs w:val="24"/>
        </w:rPr>
        <w:t xml:space="preserve">In NJEMS, </w:t>
      </w:r>
      <w:r>
        <w:rPr>
          <w:sz w:val="24"/>
          <w:szCs w:val="24"/>
        </w:rPr>
        <w:t>complete the following in</w:t>
      </w:r>
      <w:r w:rsidRPr="00CB4B8D">
        <w:rPr>
          <w:sz w:val="24"/>
          <w:szCs w:val="24"/>
        </w:rPr>
        <w:t xml:space="preserve"> activity tracking:</w:t>
      </w:r>
    </w:p>
    <w:p w14:paraId="46894158" w14:textId="77777777" w:rsidR="004C1B73" w:rsidRPr="00CB4B8D" w:rsidRDefault="004C1B73" w:rsidP="00F83F99">
      <w:pPr>
        <w:pStyle w:val="ListParagraph"/>
        <w:numPr>
          <w:ilvl w:val="0"/>
          <w:numId w:val="19"/>
        </w:numPr>
        <w:spacing w:after="120" w:line="360" w:lineRule="auto"/>
        <w:rPr>
          <w:sz w:val="24"/>
          <w:szCs w:val="24"/>
        </w:rPr>
      </w:pPr>
      <w:r w:rsidRPr="00CB4B8D">
        <w:rPr>
          <w:sz w:val="24"/>
          <w:szCs w:val="24"/>
        </w:rPr>
        <w:t xml:space="preserve">Add row, select group task, </w:t>
      </w:r>
      <w:r>
        <w:rPr>
          <w:sz w:val="24"/>
          <w:szCs w:val="24"/>
        </w:rPr>
        <w:t xml:space="preserve">and </w:t>
      </w:r>
      <w:r w:rsidRPr="00CB4B8D">
        <w:rPr>
          <w:sz w:val="24"/>
          <w:szCs w:val="24"/>
        </w:rPr>
        <w:t xml:space="preserve">select </w:t>
      </w:r>
      <w:r>
        <w:rPr>
          <w:sz w:val="24"/>
          <w:szCs w:val="24"/>
        </w:rPr>
        <w:t>“Pre-review Send USFWS In-House Review to T&amp;E.”</w:t>
      </w:r>
      <w:r w:rsidRPr="00CB4B8D">
        <w:rPr>
          <w:sz w:val="24"/>
          <w:szCs w:val="24"/>
        </w:rPr>
        <w:t xml:space="preserve"> </w:t>
      </w:r>
    </w:p>
    <w:p w14:paraId="1A9CA251" w14:textId="77777777" w:rsidR="004C1B73" w:rsidRDefault="004C1B73" w:rsidP="00F83F99">
      <w:pPr>
        <w:pStyle w:val="ListParagraph"/>
        <w:numPr>
          <w:ilvl w:val="0"/>
          <w:numId w:val="19"/>
        </w:numPr>
        <w:spacing w:after="120" w:line="360" w:lineRule="auto"/>
        <w:rPr>
          <w:sz w:val="24"/>
          <w:szCs w:val="24"/>
        </w:rPr>
      </w:pPr>
      <w:r w:rsidRPr="00CB4B8D">
        <w:rPr>
          <w:sz w:val="24"/>
          <w:szCs w:val="24"/>
        </w:rPr>
        <w:t>Assign</w:t>
      </w:r>
      <w:r>
        <w:rPr>
          <w:sz w:val="24"/>
          <w:szCs w:val="24"/>
        </w:rPr>
        <w:t xml:space="preserve"> the “Pre-review Send USFWS In-House Review to T&amp;E”</w:t>
      </w:r>
      <w:r w:rsidRPr="00CB4B8D">
        <w:rPr>
          <w:sz w:val="24"/>
          <w:szCs w:val="24"/>
        </w:rPr>
        <w:t xml:space="preserve"> </w:t>
      </w:r>
      <w:r>
        <w:rPr>
          <w:sz w:val="24"/>
          <w:szCs w:val="24"/>
        </w:rPr>
        <w:t>task</w:t>
      </w:r>
      <w:r w:rsidRPr="00CB4B8D">
        <w:rPr>
          <w:sz w:val="24"/>
          <w:szCs w:val="24"/>
        </w:rPr>
        <w:t xml:space="preserve"> to yourself and add date requested</w:t>
      </w:r>
      <w:r>
        <w:rPr>
          <w:sz w:val="24"/>
          <w:szCs w:val="24"/>
        </w:rPr>
        <w:t>, Assign the other tasks to Karena DiLeo and leave the dates blank.</w:t>
      </w:r>
    </w:p>
    <w:p w14:paraId="060BACA2" w14:textId="77777777" w:rsidR="0067181F" w:rsidRPr="00893A31" w:rsidRDefault="0067181F" w:rsidP="00F83F99">
      <w:pPr>
        <w:pStyle w:val="ListParagraph"/>
        <w:spacing w:after="120" w:line="360" w:lineRule="auto"/>
        <w:rPr>
          <w:sz w:val="24"/>
          <w:szCs w:val="24"/>
        </w:rPr>
      </w:pPr>
    </w:p>
    <w:p w14:paraId="08EA86F7" w14:textId="77777777" w:rsidR="00C731C7" w:rsidRPr="0011668E" w:rsidRDefault="00C731C7" w:rsidP="00F83F99">
      <w:pPr>
        <w:spacing w:after="120" w:line="360" w:lineRule="auto"/>
        <w:rPr>
          <w:sz w:val="24"/>
          <w:szCs w:val="24"/>
        </w:rPr>
      </w:pPr>
      <w:r w:rsidRPr="0011668E">
        <w:rPr>
          <w:b/>
          <w:sz w:val="24"/>
          <w:szCs w:val="24"/>
          <w:u w:val="single"/>
        </w:rPr>
        <w:t>S</w:t>
      </w:r>
      <w:r w:rsidR="009D0530" w:rsidRPr="0011668E">
        <w:rPr>
          <w:b/>
          <w:sz w:val="24"/>
          <w:szCs w:val="24"/>
          <w:u w:val="single"/>
        </w:rPr>
        <w:t xml:space="preserve">tate </w:t>
      </w:r>
      <w:r w:rsidRPr="0011668E">
        <w:rPr>
          <w:b/>
          <w:sz w:val="24"/>
          <w:szCs w:val="24"/>
          <w:u w:val="single"/>
        </w:rPr>
        <w:t>H</w:t>
      </w:r>
      <w:r w:rsidR="009D0530" w:rsidRPr="0011668E">
        <w:rPr>
          <w:b/>
          <w:sz w:val="24"/>
          <w:szCs w:val="24"/>
          <w:u w:val="single"/>
        </w:rPr>
        <w:t xml:space="preserve">istoric </w:t>
      </w:r>
      <w:r w:rsidRPr="0011668E">
        <w:rPr>
          <w:b/>
          <w:sz w:val="24"/>
          <w:szCs w:val="24"/>
          <w:u w:val="single"/>
        </w:rPr>
        <w:t>P</w:t>
      </w:r>
      <w:r w:rsidR="009D0530" w:rsidRPr="0011668E">
        <w:rPr>
          <w:b/>
          <w:sz w:val="24"/>
          <w:szCs w:val="24"/>
          <w:u w:val="single"/>
        </w:rPr>
        <w:t xml:space="preserve">reservation </w:t>
      </w:r>
      <w:r w:rsidRPr="0011668E">
        <w:rPr>
          <w:b/>
          <w:sz w:val="24"/>
          <w:szCs w:val="24"/>
          <w:u w:val="single"/>
        </w:rPr>
        <w:t>O</w:t>
      </w:r>
      <w:r w:rsidR="009D0530" w:rsidRPr="0011668E">
        <w:rPr>
          <w:b/>
          <w:sz w:val="24"/>
          <w:szCs w:val="24"/>
          <w:u w:val="single"/>
        </w:rPr>
        <w:t>ffice</w:t>
      </w:r>
      <w:r w:rsidRPr="0011668E">
        <w:rPr>
          <w:b/>
          <w:sz w:val="24"/>
          <w:szCs w:val="24"/>
          <w:u w:val="single"/>
        </w:rPr>
        <w:t xml:space="preserve"> Review</w:t>
      </w:r>
      <w:r w:rsidRPr="0011668E">
        <w:rPr>
          <w:sz w:val="24"/>
          <w:szCs w:val="24"/>
        </w:rPr>
        <w:t xml:space="preserve"> </w:t>
      </w:r>
    </w:p>
    <w:p w14:paraId="2848697B" w14:textId="77777777" w:rsidR="00D93F72" w:rsidRDefault="005F69F3" w:rsidP="00F83F99">
      <w:pPr>
        <w:spacing w:after="120" w:line="360" w:lineRule="auto"/>
        <w:rPr>
          <w:sz w:val="24"/>
          <w:szCs w:val="24"/>
        </w:rPr>
      </w:pPr>
      <w:r>
        <w:rPr>
          <w:sz w:val="24"/>
          <w:szCs w:val="24"/>
        </w:rPr>
        <w:t>A SHPO review may be required for a Freshwater Wetland Permit or a Coastal Zone Management Permit</w:t>
      </w:r>
      <w:r w:rsidR="009840CB">
        <w:rPr>
          <w:sz w:val="24"/>
          <w:szCs w:val="24"/>
        </w:rPr>
        <w:t xml:space="preserve"> that has historic archeological resources onsite</w:t>
      </w:r>
      <w:r w:rsidR="00814C3B">
        <w:rPr>
          <w:sz w:val="24"/>
          <w:szCs w:val="24"/>
        </w:rPr>
        <w:t xml:space="preserve">. Aspects of a project that could affect SHPO resources are impacts </w:t>
      </w:r>
      <w:r w:rsidR="009D0530">
        <w:rPr>
          <w:sz w:val="24"/>
          <w:szCs w:val="24"/>
        </w:rPr>
        <w:t xml:space="preserve">to </w:t>
      </w:r>
      <w:r w:rsidR="00814C3B">
        <w:rPr>
          <w:sz w:val="24"/>
          <w:szCs w:val="24"/>
        </w:rPr>
        <w:t>historic sites or buildings, historic neighborhoods and</w:t>
      </w:r>
      <w:r w:rsidR="009D0530">
        <w:rPr>
          <w:sz w:val="24"/>
          <w:szCs w:val="24"/>
        </w:rPr>
        <w:t>/or</w:t>
      </w:r>
      <w:r w:rsidR="00814C3B">
        <w:rPr>
          <w:sz w:val="24"/>
          <w:szCs w:val="24"/>
        </w:rPr>
        <w:t xml:space="preserve"> archeological resources.</w:t>
      </w:r>
      <w:r>
        <w:rPr>
          <w:sz w:val="24"/>
          <w:szCs w:val="24"/>
        </w:rPr>
        <w:t xml:space="preserve"> </w:t>
      </w:r>
    </w:p>
    <w:p w14:paraId="7D034C8D" w14:textId="77777777" w:rsidR="00C731C7" w:rsidRPr="00CB4B8D" w:rsidRDefault="00C731C7" w:rsidP="00F83F99">
      <w:pPr>
        <w:spacing w:after="120" w:line="360" w:lineRule="auto"/>
        <w:rPr>
          <w:sz w:val="24"/>
          <w:szCs w:val="24"/>
        </w:rPr>
      </w:pPr>
      <w:r w:rsidRPr="00CB4B8D">
        <w:rPr>
          <w:sz w:val="24"/>
          <w:szCs w:val="24"/>
        </w:rPr>
        <w:t>Use ArcGIS layers to identify any areas of historic value</w:t>
      </w:r>
      <w:r w:rsidR="00D93F72">
        <w:rPr>
          <w:sz w:val="24"/>
          <w:szCs w:val="24"/>
        </w:rPr>
        <w:t>:</w:t>
      </w:r>
    </w:p>
    <w:p w14:paraId="029CB842" w14:textId="77777777" w:rsidR="00C731C7" w:rsidRDefault="00C731C7" w:rsidP="00F83F99">
      <w:pPr>
        <w:pStyle w:val="ListParagraph"/>
        <w:numPr>
          <w:ilvl w:val="0"/>
          <w:numId w:val="8"/>
        </w:numPr>
        <w:spacing w:after="120" w:line="360" w:lineRule="auto"/>
        <w:rPr>
          <w:sz w:val="24"/>
          <w:szCs w:val="24"/>
        </w:rPr>
      </w:pPr>
      <w:r w:rsidRPr="00CB4B8D">
        <w:rPr>
          <w:sz w:val="24"/>
          <w:szCs w:val="24"/>
        </w:rPr>
        <w:t xml:space="preserve">Select </w:t>
      </w:r>
      <w:r w:rsidR="009D0530">
        <w:rPr>
          <w:sz w:val="24"/>
          <w:szCs w:val="24"/>
        </w:rPr>
        <w:t xml:space="preserve">the </w:t>
      </w:r>
      <w:r w:rsidRPr="00CB4B8D">
        <w:rPr>
          <w:sz w:val="24"/>
          <w:szCs w:val="24"/>
        </w:rPr>
        <w:t xml:space="preserve">layer </w:t>
      </w:r>
      <w:r w:rsidR="009D0530">
        <w:rPr>
          <w:sz w:val="24"/>
          <w:szCs w:val="24"/>
        </w:rPr>
        <w:t>“</w:t>
      </w:r>
      <w:r w:rsidRPr="00CB4B8D">
        <w:rPr>
          <w:sz w:val="24"/>
          <w:szCs w:val="24"/>
        </w:rPr>
        <w:t xml:space="preserve">Historic </w:t>
      </w:r>
      <w:r w:rsidR="009D0530">
        <w:rPr>
          <w:sz w:val="24"/>
          <w:szCs w:val="24"/>
        </w:rPr>
        <w:t>Preservation Data.”   Please be sure to check each of the sublayers under this layer (click on plus and check each of the four sublayers</w:t>
      </w:r>
      <w:r w:rsidR="00DC4084">
        <w:rPr>
          <w:sz w:val="24"/>
          <w:szCs w:val="24"/>
        </w:rPr>
        <w:t xml:space="preserve"> including Historic District, Historic Fill, Historic Site, and Historic Archeological Site Grid</w:t>
      </w:r>
      <w:r w:rsidR="009D0530">
        <w:rPr>
          <w:sz w:val="24"/>
          <w:szCs w:val="24"/>
        </w:rPr>
        <w:t>.)  I</w:t>
      </w:r>
      <w:r w:rsidR="00FF42EB">
        <w:rPr>
          <w:sz w:val="24"/>
          <w:szCs w:val="24"/>
        </w:rPr>
        <w:t>f any of these layers intersect</w:t>
      </w:r>
      <w:r w:rsidR="009D0530">
        <w:rPr>
          <w:sz w:val="24"/>
          <w:szCs w:val="24"/>
        </w:rPr>
        <w:t xml:space="preserve"> the project site, then a SHPO review is required.</w:t>
      </w:r>
    </w:p>
    <w:p w14:paraId="51557958" w14:textId="77777777" w:rsidR="00DD7224" w:rsidRDefault="00D93F72" w:rsidP="00F83F99">
      <w:pPr>
        <w:spacing w:after="120" w:line="360" w:lineRule="auto"/>
        <w:rPr>
          <w:sz w:val="24"/>
          <w:szCs w:val="24"/>
        </w:rPr>
      </w:pPr>
      <w:r>
        <w:rPr>
          <w:sz w:val="24"/>
          <w:szCs w:val="24"/>
        </w:rPr>
        <w:t>In addition</w:t>
      </w:r>
      <w:r w:rsidR="00773101">
        <w:rPr>
          <w:sz w:val="24"/>
          <w:szCs w:val="24"/>
        </w:rPr>
        <w:t>, a SHPO review is required</w:t>
      </w:r>
      <w:r>
        <w:rPr>
          <w:sz w:val="24"/>
          <w:szCs w:val="24"/>
        </w:rPr>
        <w:t xml:space="preserve"> if</w:t>
      </w:r>
      <w:r w:rsidR="00DD7224">
        <w:rPr>
          <w:sz w:val="24"/>
          <w:szCs w:val="24"/>
        </w:rPr>
        <w:t>:</w:t>
      </w:r>
    </w:p>
    <w:p w14:paraId="571CF5BE" w14:textId="77777777" w:rsidR="00DD7224" w:rsidRDefault="00773101" w:rsidP="00F83F99">
      <w:pPr>
        <w:pStyle w:val="ListParagraph"/>
        <w:numPr>
          <w:ilvl w:val="1"/>
          <w:numId w:val="8"/>
        </w:numPr>
        <w:spacing w:after="120" w:line="360" w:lineRule="auto"/>
      </w:pPr>
      <w:r>
        <w:lastRenderedPageBreak/>
        <w:t xml:space="preserve">The project site </w:t>
      </w:r>
      <w:r w:rsidR="00DD7224">
        <w:t xml:space="preserve">exceeds 20 acres in size </w:t>
      </w:r>
      <w:r>
        <w:t>and</w:t>
      </w:r>
      <w:r w:rsidR="00DD7224">
        <w:t xml:space="preserve"> include</w:t>
      </w:r>
      <w:r w:rsidR="00BE048A">
        <w:t>s</w:t>
      </w:r>
      <w:r w:rsidR="00DD7224">
        <w:t xml:space="preserve"> a permanent water body (for example wetlands, pond, lake, river or perennial stream) or </w:t>
      </w:r>
      <w:r w:rsidR="00BE048A">
        <w:t>is</w:t>
      </w:r>
      <w:r w:rsidR="00DD7224">
        <w:t xml:space="preserve"> located within 250 feet of a permanent water body; </w:t>
      </w:r>
      <w:r w:rsidR="00FF42EB">
        <w:t>or</w:t>
      </w:r>
    </w:p>
    <w:p w14:paraId="0D0C6387" w14:textId="77777777" w:rsidR="00DD7224" w:rsidRDefault="00DD7224" w:rsidP="00F83F99">
      <w:pPr>
        <w:pStyle w:val="ListParagraph"/>
        <w:numPr>
          <w:ilvl w:val="1"/>
          <w:numId w:val="8"/>
        </w:numPr>
        <w:spacing w:after="120" w:line="360" w:lineRule="auto"/>
      </w:pPr>
      <w:r>
        <w:t xml:space="preserve"> </w:t>
      </w:r>
      <w:r w:rsidR="00BD6CBC">
        <w:t>The</w:t>
      </w:r>
      <w:r>
        <w:t xml:space="preserve"> proposed projects includes a new, replacement, reconstructed, or rehabilitated  bridge or culvert</w:t>
      </w:r>
      <w:r w:rsidR="00773101">
        <w:t>.</w:t>
      </w:r>
    </w:p>
    <w:p w14:paraId="2F52DBEE" w14:textId="77777777" w:rsidR="00D9225C" w:rsidRPr="00CB4B8D" w:rsidRDefault="00D9225C" w:rsidP="00F83F99">
      <w:pPr>
        <w:spacing w:after="120" w:line="360" w:lineRule="auto"/>
        <w:rPr>
          <w:sz w:val="24"/>
          <w:szCs w:val="24"/>
        </w:rPr>
      </w:pPr>
      <w:r w:rsidRPr="00CB4B8D">
        <w:rPr>
          <w:sz w:val="24"/>
          <w:szCs w:val="24"/>
        </w:rPr>
        <w:t xml:space="preserve">If </w:t>
      </w:r>
      <w:r w:rsidR="00773101">
        <w:rPr>
          <w:sz w:val="24"/>
          <w:szCs w:val="24"/>
        </w:rPr>
        <w:t>a SHPO review is required</w:t>
      </w:r>
      <w:r w:rsidRPr="00CB4B8D">
        <w:rPr>
          <w:sz w:val="24"/>
          <w:szCs w:val="24"/>
        </w:rPr>
        <w:t>, fill out the LURP Perm</w:t>
      </w:r>
      <w:r w:rsidR="00814C3B">
        <w:rPr>
          <w:sz w:val="24"/>
          <w:szCs w:val="24"/>
        </w:rPr>
        <w:t>it Application Transmittal Form</w:t>
      </w:r>
      <w:r w:rsidR="00D93F72">
        <w:rPr>
          <w:sz w:val="24"/>
          <w:szCs w:val="24"/>
        </w:rPr>
        <w:t xml:space="preserve"> (found </w:t>
      </w:r>
      <w:r w:rsidR="00773101">
        <w:rPr>
          <w:sz w:val="24"/>
          <w:szCs w:val="24"/>
        </w:rPr>
        <w:t>at</w:t>
      </w:r>
      <w:r w:rsidR="00D93F72">
        <w:rPr>
          <w:sz w:val="24"/>
          <w:szCs w:val="24"/>
        </w:rPr>
        <w:t xml:space="preserve">: </w:t>
      </w:r>
      <w:r w:rsidR="00BD6CBC">
        <w:rPr>
          <w:sz w:val="24"/>
          <w:szCs w:val="24"/>
        </w:rPr>
        <w:t xml:space="preserve">V:\lum\LUR\Pre-Review Resources\Transmittal Sheets </w:t>
      </w:r>
      <w:r w:rsidR="00773101">
        <w:rPr>
          <w:sz w:val="24"/>
          <w:szCs w:val="24"/>
        </w:rPr>
        <w:t xml:space="preserve">and </w:t>
      </w:r>
      <w:r w:rsidR="00D93F72">
        <w:rPr>
          <w:sz w:val="24"/>
          <w:szCs w:val="24"/>
        </w:rPr>
        <w:t>labeled as “Land Use Regulation Permit Application Transmittal”)</w:t>
      </w:r>
      <w:r w:rsidRPr="00CB4B8D">
        <w:rPr>
          <w:color w:val="FF0000"/>
          <w:sz w:val="24"/>
          <w:szCs w:val="24"/>
        </w:rPr>
        <w:t xml:space="preserve"> </w:t>
      </w:r>
      <w:r w:rsidRPr="00CB4B8D">
        <w:rPr>
          <w:sz w:val="24"/>
          <w:szCs w:val="24"/>
        </w:rPr>
        <w:t xml:space="preserve">and </w:t>
      </w:r>
      <w:r w:rsidR="00773101">
        <w:rPr>
          <w:sz w:val="24"/>
          <w:szCs w:val="24"/>
        </w:rPr>
        <w:t>include the following</w:t>
      </w:r>
      <w:r w:rsidRPr="00CB4B8D">
        <w:rPr>
          <w:sz w:val="24"/>
          <w:szCs w:val="24"/>
        </w:rPr>
        <w:t xml:space="preserve">: </w:t>
      </w:r>
    </w:p>
    <w:p w14:paraId="18CC018B" w14:textId="77777777" w:rsidR="00DC0993" w:rsidRPr="00CB4B8D" w:rsidRDefault="00DC0993" w:rsidP="00F83F99">
      <w:pPr>
        <w:pStyle w:val="ListParagraph"/>
        <w:numPr>
          <w:ilvl w:val="0"/>
          <w:numId w:val="9"/>
        </w:numPr>
        <w:spacing w:after="120" w:line="360" w:lineRule="auto"/>
        <w:rPr>
          <w:sz w:val="24"/>
          <w:szCs w:val="24"/>
        </w:rPr>
      </w:pPr>
      <w:r w:rsidRPr="00CB4B8D">
        <w:rPr>
          <w:sz w:val="24"/>
          <w:szCs w:val="24"/>
        </w:rPr>
        <w:t>A copy of the LURP Permit Application Transmittal Form</w:t>
      </w:r>
      <w:r w:rsidR="00773101">
        <w:rPr>
          <w:sz w:val="24"/>
          <w:szCs w:val="24"/>
        </w:rPr>
        <w:t>;</w:t>
      </w:r>
      <w:r w:rsidRPr="00CB4B8D">
        <w:rPr>
          <w:sz w:val="24"/>
          <w:szCs w:val="24"/>
        </w:rPr>
        <w:t xml:space="preserve"> </w:t>
      </w:r>
    </w:p>
    <w:p w14:paraId="6564014B" w14:textId="77777777" w:rsidR="00D9225C" w:rsidRPr="00CB4B8D" w:rsidRDefault="00D9225C" w:rsidP="00F83F99">
      <w:pPr>
        <w:pStyle w:val="ListParagraph"/>
        <w:numPr>
          <w:ilvl w:val="0"/>
          <w:numId w:val="9"/>
        </w:numPr>
        <w:spacing w:after="120" w:line="360" w:lineRule="auto"/>
        <w:rPr>
          <w:sz w:val="24"/>
          <w:szCs w:val="24"/>
        </w:rPr>
      </w:pPr>
      <w:r w:rsidRPr="00CB4B8D">
        <w:rPr>
          <w:sz w:val="24"/>
          <w:szCs w:val="24"/>
        </w:rPr>
        <w:t>A copy of the LURP form</w:t>
      </w:r>
      <w:r w:rsidR="00773101">
        <w:rPr>
          <w:sz w:val="24"/>
          <w:szCs w:val="24"/>
        </w:rPr>
        <w:t>;</w:t>
      </w:r>
      <w:r w:rsidRPr="00CB4B8D">
        <w:rPr>
          <w:sz w:val="24"/>
          <w:szCs w:val="24"/>
        </w:rPr>
        <w:t xml:space="preserve"> </w:t>
      </w:r>
    </w:p>
    <w:p w14:paraId="4892853E" w14:textId="77777777" w:rsidR="00A571D4" w:rsidRDefault="00D9225C" w:rsidP="00F83F99">
      <w:pPr>
        <w:pStyle w:val="ListParagraph"/>
        <w:numPr>
          <w:ilvl w:val="0"/>
          <w:numId w:val="9"/>
        </w:numPr>
        <w:spacing w:after="120" w:line="360" w:lineRule="auto"/>
        <w:rPr>
          <w:sz w:val="24"/>
          <w:szCs w:val="24"/>
        </w:rPr>
      </w:pPr>
      <w:r w:rsidRPr="00CB4B8D">
        <w:rPr>
          <w:sz w:val="24"/>
          <w:szCs w:val="24"/>
        </w:rPr>
        <w:t>A USGS map or road map showing property location</w:t>
      </w:r>
      <w:r w:rsidR="00773101">
        <w:rPr>
          <w:sz w:val="24"/>
          <w:szCs w:val="24"/>
        </w:rPr>
        <w:t>; and</w:t>
      </w:r>
    </w:p>
    <w:p w14:paraId="380E840D" w14:textId="77777777" w:rsidR="00814C3B" w:rsidRPr="00CB4B8D" w:rsidRDefault="00814C3B" w:rsidP="00F83F99">
      <w:pPr>
        <w:pStyle w:val="ListParagraph"/>
        <w:numPr>
          <w:ilvl w:val="0"/>
          <w:numId w:val="9"/>
        </w:numPr>
        <w:spacing w:after="120" w:line="360" w:lineRule="auto"/>
        <w:rPr>
          <w:sz w:val="24"/>
          <w:szCs w:val="24"/>
        </w:rPr>
      </w:pPr>
      <w:r>
        <w:rPr>
          <w:sz w:val="24"/>
          <w:szCs w:val="24"/>
        </w:rPr>
        <w:t>One copy of the plan</w:t>
      </w:r>
      <w:r w:rsidR="006B1035">
        <w:rPr>
          <w:sz w:val="24"/>
          <w:szCs w:val="24"/>
        </w:rPr>
        <w:t>.</w:t>
      </w:r>
    </w:p>
    <w:p w14:paraId="1FECA91D" w14:textId="77777777" w:rsidR="00D9225C" w:rsidRPr="000F4E85" w:rsidRDefault="006B1035" w:rsidP="00F83F99">
      <w:pPr>
        <w:spacing w:after="120" w:line="360" w:lineRule="auto"/>
        <w:rPr>
          <w:i/>
          <w:sz w:val="24"/>
          <w:szCs w:val="24"/>
        </w:rPr>
      </w:pPr>
      <w:r w:rsidRPr="000F4E85">
        <w:rPr>
          <w:i/>
          <w:sz w:val="24"/>
          <w:szCs w:val="24"/>
        </w:rPr>
        <w:t xml:space="preserve">The package can be delivered to the </w:t>
      </w:r>
      <w:r w:rsidR="00D9225C" w:rsidRPr="000F4E85">
        <w:rPr>
          <w:i/>
          <w:sz w:val="24"/>
          <w:szCs w:val="24"/>
        </w:rPr>
        <w:t>SHPO secretary at 501 East State St 4</w:t>
      </w:r>
      <w:r w:rsidR="00D9225C" w:rsidRPr="000F4E85">
        <w:rPr>
          <w:i/>
          <w:sz w:val="24"/>
          <w:szCs w:val="24"/>
          <w:vertAlign w:val="superscript"/>
        </w:rPr>
        <w:t>th</w:t>
      </w:r>
      <w:r w:rsidR="00A571D4" w:rsidRPr="000F4E85">
        <w:rPr>
          <w:i/>
          <w:sz w:val="24"/>
          <w:szCs w:val="24"/>
        </w:rPr>
        <w:t xml:space="preserve"> Floor southwest corner</w:t>
      </w:r>
      <w:r w:rsidR="00D93F72" w:rsidRPr="000F4E85">
        <w:rPr>
          <w:i/>
          <w:sz w:val="24"/>
          <w:szCs w:val="24"/>
        </w:rPr>
        <w:t xml:space="preserve"> or to the</w:t>
      </w:r>
      <w:r w:rsidR="0005000E">
        <w:rPr>
          <w:i/>
          <w:sz w:val="24"/>
          <w:szCs w:val="24"/>
        </w:rPr>
        <w:t xml:space="preserve"> SHPO</w:t>
      </w:r>
      <w:r w:rsidR="00D93F72" w:rsidRPr="000F4E85">
        <w:rPr>
          <w:i/>
          <w:sz w:val="24"/>
          <w:szCs w:val="24"/>
        </w:rPr>
        <w:t xml:space="preserve"> mail box bin the lunchroom</w:t>
      </w:r>
      <w:r w:rsidR="00A571D4" w:rsidRPr="000F4E85">
        <w:rPr>
          <w:i/>
          <w:sz w:val="24"/>
          <w:szCs w:val="24"/>
        </w:rPr>
        <w:t xml:space="preserve">. </w:t>
      </w:r>
    </w:p>
    <w:p w14:paraId="55206E76" w14:textId="77777777" w:rsidR="00A571D4" w:rsidRPr="00CB4B8D" w:rsidRDefault="00A571D4" w:rsidP="00F83F99">
      <w:pPr>
        <w:spacing w:after="120" w:line="360" w:lineRule="auto"/>
        <w:rPr>
          <w:sz w:val="24"/>
          <w:szCs w:val="24"/>
        </w:rPr>
      </w:pPr>
      <w:r w:rsidRPr="00CB4B8D">
        <w:rPr>
          <w:sz w:val="24"/>
          <w:szCs w:val="24"/>
        </w:rPr>
        <w:t xml:space="preserve">In NJEMS, </w:t>
      </w:r>
      <w:r w:rsidR="006B1035">
        <w:rPr>
          <w:sz w:val="24"/>
          <w:szCs w:val="24"/>
        </w:rPr>
        <w:t>the following should be completed in</w:t>
      </w:r>
      <w:r w:rsidRPr="00CB4B8D">
        <w:rPr>
          <w:sz w:val="24"/>
          <w:szCs w:val="24"/>
        </w:rPr>
        <w:t xml:space="preserve"> activity tracking:</w:t>
      </w:r>
    </w:p>
    <w:p w14:paraId="583A9628" w14:textId="77777777" w:rsidR="00A571D4" w:rsidRPr="00CB4B8D" w:rsidRDefault="00A571D4" w:rsidP="00F83F99">
      <w:pPr>
        <w:pStyle w:val="ListParagraph"/>
        <w:numPr>
          <w:ilvl w:val="0"/>
          <w:numId w:val="11"/>
        </w:numPr>
        <w:spacing w:after="120" w:line="360" w:lineRule="auto"/>
        <w:rPr>
          <w:sz w:val="24"/>
          <w:szCs w:val="24"/>
        </w:rPr>
      </w:pPr>
      <w:r w:rsidRPr="00CB4B8D">
        <w:rPr>
          <w:sz w:val="24"/>
          <w:szCs w:val="24"/>
        </w:rPr>
        <w:t>Add row, select group task, select SHPO referral</w:t>
      </w:r>
      <w:r w:rsidR="006B1035">
        <w:rPr>
          <w:sz w:val="24"/>
          <w:szCs w:val="24"/>
        </w:rPr>
        <w:t>.</w:t>
      </w:r>
      <w:r w:rsidRPr="00CB4B8D">
        <w:rPr>
          <w:sz w:val="24"/>
          <w:szCs w:val="24"/>
        </w:rPr>
        <w:t xml:space="preserve"> </w:t>
      </w:r>
    </w:p>
    <w:p w14:paraId="5A9F6EF2" w14:textId="77777777" w:rsidR="0067181F" w:rsidRDefault="00A571D4" w:rsidP="00F83F99">
      <w:pPr>
        <w:pStyle w:val="ListParagraph"/>
        <w:numPr>
          <w:ilvl w:val="0"/>
          <w:numId w:val="11"/>
        </w:numPr>
        <w:spacing w:after="120" w:line="360" w:lineRule="auto"/>
        <w:rPr>
          <w:sz w:val="24"/>
          <w:szCs w:val="24"/>
        </w:rPr>
      </w:pPr>
      <w:r w:rsidRPr="00CB4B8D">
        <w:rPr>
          <w:sz w:val="24"/>
          <w:szCs w:val="24"/>
        </w:rPr>
        <w:t>Assign “Request Comments from SHPO” and “Receive SHPO comments” to yourself and add date requested</w:t>
      </w:r>
      <w:r w:rsidR="00893A31">
        <w:rPr>
          <w:sz w:val="24"/>
          <w:szCs w:val="24"/>
        </w:rPr>
        <w:t>.</w:t>
      </w:r>
    </w:p>
    <w:p w14:paraId="317021C4" w14:textId="77777777" w:rsidR="0067181F" w:rsidRPr="00F83F99" w:rsidRDefault="0067181F" w:rsidP="00F83F99">
      <w:pPr>
        <w:pStyle w:val="ListParagraph"/>
        <w:spacing w:after="120" w:line="360" w:lineRule="auto"/>
        <w:rPr>
          <w:sz w:val="24"/>
          <w:szCs w:val="24"/>
        </w:rPr>
      </w:pPr>
    </w:p>
    <w:p w14:paraId="35CC2C9A" w14:textId="77777777" w:rsidR="00A42203" w:rsidRPr="00A42203" w:rsidRDefault="00A42203" w:rsidP="00F83F99">
      <w:pPr>
        <w:spacing w:after="120" w:line="360" w:lineRule="auto"/>
        <w:rPr>
          <w:b/>
          <w:sz w:val="24"/>
          <w:szCs w:val="24"/>
          <w:u w:val="single"/>
        </w:rPr>
      </w:pPr>
      <w:r w:rsidRPr="00A42203">
        <w:rPr>
          <w:b/>
          <w:sz w:val="24"/>
          <w:szCs w:val="24"/>
          <w:u w:val="single"/>
        </w:rPr>
        <w:t>CAFRA</w:t>
      </w:r>
    </w:p>
    <w:p w14:paraId="74D7E5F6" w14:textId="77777777" w:rsidR="00A42203" w:rsidRDefault="00A42203" w:rsidP="00F83F99">
      <w:pPr>
        <w:spacing w:after="120" w:line="360" w:lineRule="auto"/>
        <w:rPr>
          <w:sz w:val="24"/>
          <w:szCs w:val="24"/>
        </w:rPr>
      </w:pPr>
      <w:r>
        <w:rPr>
          <w:sz w:val="24"/>
          <w:szCs w:val="24"/>
        </w:rPr>
        <w:t xml:space="preserve">Use the ArcGIS CAFRA layer to check if your site falls within the CAFRA zone. </w:t>
      </w:r>
      <w:r w:rsidR="00E70EA5">
        <w:rPr>
          <w:sz w:val="24"/>
          <w:szCs w:val="24"/>
        </w:rPr>
        <w:t>T</w:t>
      </w:r>
      <w:r w:rsidR="004F4EB8">
        <w:rPr>
          <w:sz w:val="24"/>
          <w:szCs w:val="24"/>
        </w:rPr>
        <w:t>o determine if a CAFRA permit is required</w:t>
      </w:r>
      <w:r>
        <w:rPr>
          <w:sz w:val="24"/>
          <w:szCs w:val="24"/>
        </w:rPr>
        <w:t xml:space="preserve">, </w:t>
      </w:r>
      <w:r w:rsidR="004F4EB8">
        <w:rPr>
          <w:sz w:val="24"/>
          <w:szCs w:val="24"/>
        </w:rPr>
        <w:t xml:space="preserve">then </w:t>
      </w:r>
      <w:r>
        <w:rPr>
          <w:sz w:val="24"/>
          <w:szCs w:val="24"/>
        </w:rPr>
        <w:t xml:space="preserve">follow the steps below: </w:t>
      </w:r>
    </w:p>
    <w:p w14:paraId="199DFC4A" w14:textId="77777777" w:rsidR="00A42203" w:rsidRDefault="00A42203" w:rsidP="00F83F99">
      <w:pPr>
        <w:pStyle w:val="ListParagraph"/>
        <w:numPr>
          <w:ilvl w:val="0"/>
          <w:numId w:val="13"/>
        </w:numPr>
        <w:spacing w:after="120" w:line="360" w:lineRule="auto"/>
        <w:rPr>
          <w:sz w:val="24"/>
          <w:szCs w:val="24"/>
        </w:rPr>
      </w:pPr>
      <w:r>
        <w:rPr>
          <w:sz w:val="24"/>
          <w:szCs w:val="24"/>
        </w:rPr>
        <w:t xml:space="preserve">Is the </w:t>
      </w:r>
      <w:r w:rsidR="004F4EB8">
        <w:rPr>
          <w:sz w:val="24"/>
          <w:szCs w:val="24"/>
        </w:rPr>
        <w:t>project</w:t>
      </w:r>
      <w:r>
        <w:rPr>
          <w:sz w:val="24"/>
          <w:szCs w:val="24"/>
        </w:rPr>
        <w:t xml:space="preserve"> </w:t>
      </w:r>
      <w:r w:rsidR="004F4EB8">
        <w:rPr>
          <w:sz w:val="24"/>
          <w:szCs w:val="24"/>
        </w:rPr>
        <w:t xml:space="preserve">on a beach or dune? </w:t>
      </w:r>
      <w:r w:rsidR="00575E30">
        <w:rPr>
          <w:sz w:val="24"/>
          <w:szCs w:val="24"/>
        </w:rPr>
        <w:t xml:space="preserve">If yes, </w:t>
      </w:r>
      <w:r w:rsidR="004F4EB8">
        <w:rPr>
          <w:sz w:val="24"/>
          <w:szCs w:val="24"/>
        </w:rPr>
        <w:t xml:space="preserve">then </w:t>
      </w:r>
      <w:r w:rsidR="00575E30">
        <w:rPr>
          <w:sz w:val="24"/>
          <w:szCs w:val="24"/>
        </w:rPr>
        <w:t>CAFRA</w:t>
      </w:r>
      <w:r w:rsidR="004F4EB8">
        <w:rPr>
          <w:sz w:val="24"/>
          <w:szCs w:val="24"/>
        </w:rPr>
        <w:t xml:space="preserve"> permit is required.</w:t>
      </w:r>
    </w:p>
    <w:p w14:paraId="5CE46857" w14:textId="77777777" w:rsidR="004F4EB8" w:rsidRDefault="004F4EB8" w:rsidP="00F83F99">
      <w:pPr>
        <w:pStyle w:val="ListParagraph"/>
        <w:numPr>
          <w:ilvl w:val="0"/>
          <w:numId w:val="13"/>
        </w:numPr>
        <w:spacing w:after="120" w:line="360" w:lineRule="auto"/>
        <w:rPr>
          <w:sz w:val="24"/>
          <w:szCs w:val="24"/>
        </w:rPr>
      </w:pPr>
      <w:r>
        <w:rPr>
          <w:sz w:val="24"/>
          <w:szCs w:val="24"/>
        </w:rPr>
        <w:t>Is the project within 150 feet and the first use landward of the MHWL and/or beach or dune?  If yes, then a CAFRA permit is required.</w:t>
      </w:r>
    </w:p>
    <w:p w14:paraId="4183BA0E" w14:textId="77777777" w:rsidR="004F4EB8" w:rsidRDefault="004F4EB8" w:rsidP="00F83F99">
      <w:pPr>
        <w:pStyle w:val="ListParagraph"/>
        <w:numPr>
          <w:ilvl w:val="0"/>
          <w:numId w:val="13"/>
        </w:numPr>
        <w:spacing w:after="120" w:line="360" w:lineRule="auto"/>
        <w:rPr>
          <w:sz w:val="24"/>
          <w:szCs w:val="24"/>
        </w:rPr>
      </w:pPr>
      <w:r>
        <w:rPr>
          <w:sz w:val="24"/>
          <w:szCs w:val="24"/>
        </w:rPr>
        <w:t>Is the project a public development (landfills, sewer plants, highways, utility lines, airport)?  If yes, then a CAFRA permit is required.</w:t>
      </w:r>
    </w:p>
    <w:p w14:paraId="75858CDD" w14:textId="77777777" w:rsidR="005050E8" w:rsidRDefault="005050E8" w:rsidP="00F83F99">
      <w:pPr>
        <w:pStyle w:val="ListParagraph"/>
        <w:numPr>
          <w:ilvl w:val="0"/>
          <w:numId w:val="13"/>
        </w:numPr>
        <w:spacing w:after="120" w:line="360" w:lineRule="auto"/>
        <w:rPr>
          <w:sz w:val="24"/>
          <w:szCs w:val="24"/>
        </w:rPr>
      </w:pPr>
      <w:r>
        <w:rPr>
          <w:sz w:val="24"/>
          <w:szCs w:val="24"/>
        </w:rPr>
        <w:lastRenderedPageBreak/>
        <w:t>Is the project an industrial development (power plant, manufacturing, factory, mining)?  If yes, then a CAFRA permit is required.</w:t>
      </w:r>
    </w:p>
    <w:p w14:paraId="1F79FC10" w14:textId="77777777" w:rsidR="00685B77" w:rsidRDefault="00832677" w:rsidP="00F83F99">
      <w:pPr>
        <w:pStyle w:val="ListParagraph"/>
        <w:numPr>
          <w:ilvl w:val="0"/>
          <w:numId w:val="13"/>
        </w:numPr>
        <w:spacing w:after="120" w:line="360" w:lineRule="auto"/>
        <w:rPr>
          <w:sz w:val="24"/>
          <w:szCs w:val="24"/>
        </w:rPr>
      </w:pPr>
      <w:r>
        <w:rPr>
          <w:sz w:val="24"/>
          <w:szCs w:val="24"/>
        </w:rPr>
        <w:t xml:space="preserve">Is the </w:t>
      </w:r>
      <w:r w:rsidR="005050E8">
        <w:rPr>
          <w:sz w:val="24"/>
          <w:szCs w:val="24"/>
        </w:rPr>
        <w:t>project</w:t>
      </w:r>
      <w:r>
        <w:rPr>
          <w:sz w:val="24"/>
          <w:szCs w:val="24"/>
        </w:rPr>
        <w:t xml:space="preserve"> within 500 feet of the MHWL and </w:t>
      </w:r>
      <w:r w:rsidR="005050E8">
        <w:rPr>
          <w:sz w:val="24"/>
          <w:szCs w:val="24"/>
        </w:rPr>
        <w:t>proposes</w:t>
      </w:r>
      <w:r>
        <w:rPr>
          <w:sz w:val="24"/>
          <w:szCs w:val="24"/>
        </w:rPr>
        <w:t xml:space="preserve">  25 </w:t>
      </w:r>
      <w:r w:rsidR="005050E8">
        <w:rPr>
          <w:sz w:val="24"/>
          <w:szCs w:val="24"/>
        </w:rPr>
        <w:t xml:space="preserve">or more </w:t>
      </w:r>
      <w:r>
        <w:rPr>
          <w:sz w:val="24"/>
          <w:szCs w:val="24"/>
        </w:rPr>
        <w:t xml:space="preserve">residential units or 50 </w:t>
      </w:r>
      <w:r w:rsidR="005050E8">
        <w:rPr>
          <w:sz w:val="24"/>
          <w:szCs w:val="24"/>
        </w:rPr>
        <w:t xml:space="preserve">or more </w:t>
      </w:r>
      <w:r>
        <w:rPr>
          <w:sz w:val="24"/>
          <w:szCs w:val="24"/>
        </w:rPr>
        <w:t xml:space="preserve">parking spaces? If yes, </w:t>
      </w:r>
      <w:r w:rsidR="005050E8">
        <w:rPr>
          <w:sz w:val="24"/>
          <w:szCs w:val="24"/>
        </w:rPr>
        <w:t xml:space="preserve">then a </w:t>
      </w:r>
      <w:r>
        <w:rPr>
          <w:sz w:val="24"/>
          <w:szCs w:val="24"/>
        </w:rPr>
        <w:t>CAFRA</w:t>
      </w:r>
      <w:r w:rsidR="005050E8">
        <w:rPr>
          <w:sz w:val="24"/>
          <w:szCs w:val="24"/>
        </w:rPr>
        <w:t xml:space="preserve"> permit is generally required.  The exception occurs when the project occurs within a “qualifying municipality” which can be determined by checking the latest list at </w:t>
      </w:r>
      <w:hyperlink r:id="rId16" w:history="1">
        <w:r w:rsidR="005050E8" w:rsidRPr="007C5533">
          <w:rPr>
            <w:rStyle w:val="Hyperlink"/>
            <w:sz w:val="24"/>
            <w:szCs w:val="24"/>
          </w:rPr>
          <w:t>http://www.state.nj.us/dca/divisions/dlgs/resources/stateaidinfo.shtml</w:t>
        </w:r>
      </w:hyperlink>
      <w:r w:rsidR="005050E8">
        <w:rPr>
          <w:sz w:val="24"/>
          <w:szCs w:val="24"/>
        </w:rPr>
        <w:t>.  From the first drop down, select “Urban Aid Eligibility” and then select the current fiscal year from the second drop down.  If the project municipality is listed, then the threshold for CAFRA jurisdiction is different and can be as much as 75 or more residential units or 150 or more parking spaces.  Please see N.J.A.C. 7:7-2.2(a)3 and 4 for more information.</w:t>
      </w:r>
      <w:r w:rsidR="00685B77">
        <w:rPr>
          <w:sz w:val="24"/>
          <w:szCs w:val="24"/>
        </w:rPr>
        <w:tab/>
      </w:r>
    </w:p>
    <w:p w14:paraId="25C7BC5E" w14:textId="77777777" w:rsidR="00CC5BEC" w:rsidRDefault="00CC5BEC" w:rsidP="00F83F99">
      <w:pPr>
        <w:spacing w:after="120" w:line="360" w:lineRule="auto"/>
        <w:rPr>
          <w:b/>
          <w:sz w:val="24"/>
          <w:szCs w:val="24"/>
          <w:u w:val="single"/>
        </w:rPr>
      </w:pPr>
    </w:p>
    <w:p w14:paraId="7A9231B8" w14:textId="77777777" w:rsidR="00D70112" w:rsidRDefault="00685B77" w:rsidP="00F83F99">
      <w:pPr>
        <w:spacing w:after="120" w:line="360" w:lineRule="auto"/>
        <w:rPr>
          <w:b/>
          <w:sz w:val="24"/>
          <w:szCs w:val="24"/>
          <w:u w:val="single"/>
        </w:rPr>
      </w:pPr>
      <w:r w:rsidRPr="0011668E">
        <w:rPr>
          <w:b/>
          <w:sz w:val="24"/>
          <w:szCs w:val="24"/>
          <w:u w:val="single"/>
        </w:rPr>
        <w:t>Coastal Wetlands</w:t>
      </w:r>
    </w:p>
    <w:p w14:paraId="558A5C4C" w14:textId="77777777" w:rsidR="00F4768D" w:rsidRDefault="00467DBD" w:rsidP="00F83F99">
      <w:pPr>
        <w:spacing w:after="120" w:line="360" w:lineRule="auto"/>
        <w:rPr>
          <w:sz w:val="24"/>
          <w:szCs w:val="24"/>
        </w:rPr>
      </w:pPr>
      <w:r w:rsidRPr="0011668E">
        <w:rPr>
          <w:sz w:val="24"/>
          <w:szCs w:val="24"/>
        </w:rPr>
        <w:t xml:space="preserve">Use the </w:t>
      </w:r>
      <w:r w:rsidR="005050E8" w:rsidRPr="0011668E">
        <w:rPr>
          <w:sz w:val="24"/>
          <w:szCs w:val="24"/>
        </w:rPr>
        <w:t>ArcGIS “</w:t>
      </w:r>
      <w:r w:rsidRPr="0011668E">
        <w:rPr>
          <w:sz w:val="24"/>
          <w:szCs w:val="24"/>
        </w:rPr>
        <w:t>1970 Wetland Basemaps</w:t>
      </w:r>
      <w:r w:rsidR="005050E8" w:rsidRPr="0011668E">
        <w:rPr>
          <w:sz w:val="24"/>
          <w:szCs w:val="24"/>
        </w:rPr>
        <w:t>”</w:t>
      </w:r>
      <w:r w:rsidRPr="0011668E">
        <w:rPr>
          <w:sz w:val="24"/>
          <w:szCs w:val="24"/>
        </w:rPr>
        <w:t xml:space="preserve"> </w:t>
      </w:r>
      <w:r w:rsidR="005050E8" w:rsidRPr="0011668E">
        <w:rPr>
          <w:sz w:val="24"/>
          <w:szCs w:val="24"/>
        </w:rPr>
        <w:t>l</w:t>
      </w:r>
      <w:r w:rsidRPr="0011668E">
        <w:rPr>
          <w:sz w:val="24"/>
          <w:szCs w:val="24"/>
        </w:rPr>
        <w:t xml:space="preserve">ayer to determine if </w:t>
      </w:r>
      <w:r w:rsidR="00685B77" w:rsidRPr="0011668E">
        <w:rPr>
          <w:sz w:val="24"/>
          <w:szCs w:val="24"/>
        </w:rPr>
        <w:t xml:space="preserve">your site has coastal wetlands.  The basemap can be found in the DEP data bar under “imagery” labeled as </w:t>
      </w:r>
      <w:r w:rsidR="005050E8" w:rsidRPr="0011668E">
        <w:rPr>
          <w:sz w:val="24"/>
          <w:szCs w:val="24"/>
        </w:rPr>
        <w:t>“</w:t>
      </w:r>
      <w:r w:rsidR="00685B77" w:rsidRPr="0011668E">
        <w:rPr>
          <w:sz w:val="24"/>
          <w:szCs w:val="24"/>
        </w:rPr>
        <w:t>1970 Wetlands Basemap</w:t>
      </w:r>
      <w:r w:rsidR="005050E8" w:rsidRPr="0011668E">
        <w:rPr>
          <w:sz w:val="24"/>
          <w:szCs w:val="24"/>
        </w:rPr>
        <w:t>”</w:t>
      </w:r>
      <w:r w:rsidR="00685B77" w:rsidRPr="0011668E">
        <w:rPr>
          <w:sz w:val="24"/>
          <w:szCs w:val="24"/>
        </w:rPr>
        <w:t>.</w:t>
      </w:r>
      <w:r w:rsidR="00BB169F">
        <w:rPr>
          <w:sz w:val="24"/>
          <w:szCs w:val="24"/>
        </w:rPr>
        <w:t xml:space="preserve">  It is not sufficient to use the “Upper Wetlands Boundary” layer on ArcGIS.  This layer is not the accurate upper limit of the wetlands but rather a limit of the extent of the study area when the maps were developed.  The PRO needs to make sure that there is a mapped vegetation unit waterward of the upper wetland boundary (thick dark line) on the mapping.</w:t>
      </w:r>
      <w:r w:rsidR="00BE0B61">
        <w:rPr>
          <w:sz w:val="24"/>
          <w:szCs w:val="24"/>
        </w:rPr>
        <w:t xml:space="preserve">  If</w:t>
      </w:r>
      <w:r w:rsidR="00F4768D">
        <w:rPr>
          <w:sz w:val="24"/>
          <w:szCs w:val="24"/>
        </w:rPr>
        <w:t xml:space="preserve"> </w:t>
      </w:r>
      <w:r w:rsidR="00BE0B61">
        <w:rPr>
          <w:sz w:val="24"/>
          <w:szCs w:val="24"/>
        </w:rPr>
        <w:t>there is not a mapped vegetation unit, then mapped coastal wetlands are absent from the site.</w:t>
      </w:r>
      <w:r w:rsidR="00BB169F">
        <w:rPr>
          <w:sz w:val="24"/>
          <w:szCs w:val="24"/>
        </w:rPr>
        <w:t xml:space="preserve"> </w:t>
      </w:r>
    </w:p>
    <w:p w14:paraId="3803C493" w14:textId="77777777" w:rsidR="00BB169F" w:rsidRPr="0011668E" w:rsidRDefault="00BB169F" w:rsidP="00F83F99">
      <w:pPr>
        <w:spacing w:after="120" w:line="360" w:lineRule="auto"/>
        <w:rPr>
          <w:sz w:val="24"/>
          <w:szCs w:val="24"/>
        </w:rPr>
      </w:pPr>
      <w:r>
        <w:rPr>
          <w:sz w:val="24"/>
          <w:szCs w:val="24"/>
        </w:rPr>
        <w:lastRenderedPageBreak/>
        <w:t xml:space="preserve"> </w:t>
      </w:r>
      <w:r>
        <w:rPr>
          <w:noProof/>
          <w:sz w:val="24"/>
          <w:szCs w:val="24"/>
        </w:rPr>
        <w:drawing>
          <wp:inline distT="0" distB="0" distL="0" distR="0" wp14:anchorId="507FB39C" wp14:editId="4E1A4987">
            <wp:extent cx="4898004" cy="500853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W example.tif"/>
                    <pic:cNvPicPr/>
                  </pic:nvPicPr>
                  <pic:blipFill>
                    <a:blip r:embed="rId17">
                      <a:extLst>
                        <a:ext uri="{28A0092B-C50C-407E-A947-70E740481C1C}">
                          <a14:useLocalDpi xmlns:a14="http://schemas.microsoft.com/office/drawing/2010/main" val="0"/>
                        </a:ext>
                      </a:extLst>
                    </a:blip>
                    <a:stretch>
                      <a:fillRect/>
                    </a:stretch>
                  </pic:blipFill>
                  <pic:spPr>
                    <a:xfrm>
                      <a:off x="0" y="0"/>
                      <a:ext cx="4892001" cy="5002399"/>
                    </a:xfrm>
                    <a:prstGeom prst="rect">
                      <a:avLst/>
                    </a:prstGeom>
                  </pic:spPr>
                </pic:pic>
              </a:graphicData>
            </a:graphic>
          </wp:inline>
        </w:drawing>
      </w:r>
    </w:p>
    <w:p w14:paraId="039903A3" w14:textId="77777777" w:rsidR="00BB169F" w:rsidRDefault="00BB169F" w:rsidP="00F83F99">
      <w:pPr>
        <w:spacing w:after="120" w:line="360" w:lineRule="auto"/>
        <w:rPr>
          <w:b/>
          <w:sz w:val="24"/>
          <w:szCs w:val="24"/>
          <w:u w:val="single"/>
        </w:rPr>
      </w:pPr>
    </w:p>
    <w:p w14:paraId="202D3B97" w14:textId="77777777" w:rsidR="00CC5BEC" w:rsidRDefault="00CC5BEC" w:rsidP="00F83F99">
      <w:pPr>
        <w:spacing w:after="120" w:line="360" w:lineRule="auto"/>
        <w:rPr>
          <w:b/>
          <w:sz w:val="24"/>
          <w:szCs w:val="24"/>
          <w:u w:val="single"/>
        </w:rPr>
      </w:pPr>
    </w:p>
    <w:p w14:paraId="0253CC40" w14:textId="77777777" w:rsidR="00902EF3" w:rsidRPr="00CB4B8D" w:rsidRDefault="00902EF3" w:rsidP="00F83F99">
      <w:pPr>
        <w:spacing w:after="120" w:line="360" w:lineRule="auto"/>
        <w:rPr>
          <w:b/>
          <w:sz w:val="24"/>
          <w:szCs w:val="24"/>
          <w:u w:val="single"/>
        </w:rPr>
      </w:pPr>
      <w:r w:rsidRPr="00CB4B8D">
        <w:rPr>
          <w:b/>
          <w:sz w:val="24"/>
          <w:szCs w:val="24"/>
          <w:u w:val="single"/>
        </w:rPr>
        <w:t>Wrap Up</w:t>
      </w:r>
    </w:p>
    <w:p w14:paraId="63CF7629" w14:textId="77777777" w:rsidR="001C0747" w:rsidRDefault="004F7F8E" w:rsidP="00F83F99">
      <w:pPr>
        <w:pStyle w:val="ListParagraph"/>
        <w:numPr>
          <w:ilvl w:val="0"/>
          <w:numId w:val="7"/>
        </w:numPr>
        <w:spacing w:after="120" w:line="360" w:lineRule="auto"/>
        <w:rPr>
          <w:sz w:val="24"/>
          <w:szCs w:val="24"/>
        </w:rPr>
      </w:pPr>
      <w:r>
        <w:rPr>
          <w:sz w:val="24"/>
          <w:szCs w:val="24"/>
        </w:rPr>
        <w:t>In A</w:t>
      </w:r>
      <w:r w:rsidR="00D91C98">
        <w:rPr>
          <w:sz w:val="24"/>
          <w:szCs w:val="24"/>
        </w:rPr>
        <w:t xml:space="preserve">ctivity Tracking, whoever fills out the pre-review checklist (PRO or pre-reviewer) should </w:t>
      </w:r>
      <w:r w:rsidR="00517498">
        <w:rPr>
          <w:sz w:val="24"/>
          <w:szCs w:val="24"/>
        </w:rPr>
        <w:t>assign</w:t>
      </w:r>
      <w:r w:rsidR="001C0747" w:rsidRPr="00CB4B8D">
        <w:rPr>
          <w:sz w:val="24"/>
          <w:szCs w:val="24"/>
        </w:rPr>
        <w:t xml:space="preserve"> “</w:t>
      </w:r>
      <w:commentRangeStart w:id="48"/>
      <w:r w:rsidR="001C0747" w:rsidRPr="00CB4B8D">
        <w:rPr>
          <w:sz w:val="24"/>
          <w:szCs w:val="24"/>
        </w:rPr>
        <w:t>Start Technical Review</w:t>
      </w:r>
      <w:commentRangeEnd w:id="48"/>
      <w:r>
        <w:rPr>
          <w:rStyle w:val="CommentReference"/>
        </w:rPr>
        <w:commentReference w:id="48"/>
      </w:r>
      <w:r w:rsidR="001C0747" w:rsidRPr="00CB4B8D">
        <w:rPr>
          <w:sz w:val="24"/>
          <w:szCs w:val="24"/>
        </w:rPr>
        <w:t xml:space="preserve">” and “End Technical Review” to </w:t>
      </w:r>
      <w:r w:rsidR="00D91C98">
        <w:rPr>
          <w:sz w:val="24"/>
          <w:szCs w:val="24"/>
        </w:rPr>
        <w:t xml:space="preserve">themselves </w:t>
      </w:r>
      <w:r w:rsidR="001C0747" w:rsidRPr="00CB4B8D">
        <w:rPr>
          <w:sz w:val="24"/>
          <w:szCs w:val="24"/>
        </w:rPr>
        <w:t xml:space="preserve">and add </w:t>
      </w:r>
      <w:r>
        <w:rPr>
          <w:sz w:val="24"/>
          <w:szCs w:val="24"/>
        </w:rPr>
        <w:t xml:space="preserve">the appropriate </w:t>
      </w:r>
      <w:r w:rsidR="001C0747" w:rsidRPr="00CB4B8D">
        <w:rPr>
          <w:sz w:val="24"/>
          <w:szCs w:val="24"/>
        </w:rPr>
        <w:t>date</w:t>
      </w:r>
      <w:r>
        <w:rPr>
          <w:sz w:val="24"/>
          <w:szCs w:val="24"/>
        </w:rPr>
        <w:t>.</w:t>
      </w:r>
    </w:p>
    <w:p w14:paraId="28F4E49B" w14:textId="77777777" w:rsidR="004F7F8E" w:rsidRDefault="004F7F8E" w:rsidP="00F83F99">
      <w:pPr>
        <w:pStyle w:val="ListParagraph"/>
        <w:numPr>
          <w:ilvl w:val="0"/>
          <w:numId w:val="7"/>
        </w:numPr>
        <w:spacing w:after="120" w:line="360" w:lineRule="auto"/>
        <w:rPr>
          <w:sz w:val="24"/>
          <w:szCs w:val="24"/>
        </w:rPr>
      </w:pPr>
      <w:r>
        <w:rPr>
          <w:sz w:val="24"/>
          <w:szCs w:val="24"/>
        </w:rPr>
        <w:t>Add the checklist to NJEMS as a Blank Word Document (title the document “Pre Review.”</w:t>
      </w:r>
    </w:p>
    <w:p w14:paraId="55F2D364" w14:textId="77777777" w:rsidR="004F7F8E" w:rsidRDefault="004F7F8E" w:rsidP="00F83F99">
      <w:pPr>
        <w:pStyle w:val="ListParagraph"/>
        <w:numPr>
          <w:ilvl w:val="0"/>
          <w:numId w:val="7"/>
        </w:numPr>
        <w:spacing w:after="120" w:line="360" w:lineRule="auto"/>
        <w:rPr>
          <w:sz w:val="24"/>
          <w:szCs w:val="24"/>
        </w:rPr>
      </w:pPr>
      <w:r>
        <w:rPr>
          <w:sz w:val="24"/>
          <w:szCs w:val="24"/>
        </w:rPr>
        <w:t>If the pre-review PRO is not the lead reviewer on the project, then the file should be delivered to the lead reviewer with the checklist attached to the left side of the folder.</w:t>
      </w:r>
    </w:p>
    <w:p w14:paraId="5FA48F4C" w14:textId="77777777" w:rsidR="006B1DB0" w:rsidRPr="0011668E" w:rsidRDefault="006B1DB0" w:rsidP="00F83F99">
      <w:pPr>
        <w:spacing w:after="120" w:line="360" w:lineRule="auto"/>
        <w:rPr>
          <w:sz w:val="24"/>
          <w:szCs w:val="24"/>
        </w:rPr>
      </w:pPr>
      <w:r>
        <w:rPr>
          <w:sz w:val="24"/>
          <w:szCs w:val="24"/>
        </w:rPr>
        <w:lastRenderedPageBreak/>
        <w:t xml:space="preserve">**Note:  Although this process is intended to screen incoming </w:t>
      </w:r>
      <w:r w:rsidR="00D91C98">
        <w:rPr>
          <w:sz w:val="24"/>
          <w:szCs w:val="24"/>
        </w:rPr>
        <w:t>applications, the pre-reviewer</w:t>
      </w:r>
      <w:r>
        <w:rPr>
          <w:sz w:val="24"/>
          <w:szCs w:val="24"/>
        </w:rPr>
        <w:t xml:space="preserve"> </w:t>
      </w:r>
      <w:r w:rsidR="00743884">
        <w:rPr>
          <w:sz w:val="24"/>
          <w:szCs w:val="24"/>
        </w:rPr>
        <w:t>should</w:t>
      </w:r>
      <w:r>
        <w:rPr>
          <w:sz w:val="24"/>
          <w:szCs w:val="24"/>
        </w:rPr>
        <w:t xml:space="preserve"> also use the process to conduct a preliminary compliance review of the proposed project.  There are sections on the </w:t>
      </w:r>
      <w:r w:rsidR="00D91C98">
        <w:rPr>
          <w:sz w:val="24"/>
          <w:szCs w:val="24"/>
        </w:rPr>
        <w:t>checklist where a pre-review</w:t>
      </w:r>
      <w:r>
        <w:rPr>
          <w:sz w:val="24"/>
          <w:szCs w:val="24"/>
        </w:rPr>
        <w:t xml:space="preserve"> can note any potential deficiencies</w:t>
      </w:r>
      <w:r w:rsidR="00D91C98">
        <w:rPr>
          <w:sz w:val="24"/>
          <w:szCs w:val="24"/>
        </w:rPr>
        <w:t xml:space="preserve"> to the PRO</w:t>
      </w:r>
      <w:r>
        <w:rPr>
          <w:sz w:val="24"/>
          <w:szCs w:val="24"/>
        </w:rPr>
        <w:t>.</w:t>
      </w:r>
    </w:p>
    <w:p w14:paraId="471A4CFF" w14:textId="77777777" w:rsidR="00876289" w:rsidRDefault="00876289" w:rsidP="00F83F99">
      <w:pPr>
        <w:spacing w:after="120" w:line="360" w:lineRule="auto"/>
      </w:pPr>
    </w:p>
    <w:sectPr w:rsidR="0087628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8" w:author="Ryan Anderson" w:date="2015-11-05T13:47:00Z" w:initials="RA">
    <w:p w14:paraId="079B08BF" w14:textId="77777777" w:rsidR="00D5545B" w:rsidRDefault="00D5545B">
      <w:pPr>
        <w:pStyle w:val="CommentText"/>
      </w:pPr>
      <w:r>
        <w:rPr>
          <w:rStyle w:val="CommentReference"/>
        </w:rPr>
        <w:annotationRef/>
      </w:r>
      <w:r>
        <w:t>Discuss with Mary.  We were going to come up with a unique task for pre-review.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9B08BF"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40D13" w14:textId="77777777" w:rsidR="00BF6C4C" w:rsidRDefault="00BF6C4C" w:rsidP="00BF6C4C">
      <w:pPr>
        <w:spacing w:after="0" w:line="240" w:lineRule="auto"/>
      </w:pPr>
      <w:r>
        <w:separator/>
      </w:r>
    </w:p>
  </w:endnote>
  <w:endnote w:type="continuationSeparator" w:id="0">
    <w:p w14:paraId="6AF811DA" w14:textId="77777777" w:rsidR="00BF6C4C" w:rsidRDefault="00BF6C4C" w:rsidP="00BF6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273890"/>
      <w:docPartObj>
        <w:docPartGallery w:val="Page Numbers (Bottom of Page)"/>
        <w:docPartUnique/>
      </w:docPartObj>
    </w:sdtPr>
    <w:sdtEndPr>
      <w:rPr>
        <w:noProof/>
      </w:rPr>
    </w:sdtEndPr>
    <w:sdtContent>
      <w:p w14:paraId="0D4E8D85" w14:textId="704F369E" w:rsidR="00BF6C4C" w:rsidRDefault="00BF6C4C">
        <w:pPr>
          <w:pStyle w:val="Footer"/>
          <w:jc w:val="right"/>
        </w:pPr>
        <w:r>
          <w:fldChar w:fldCharType="begin"/>
        </w:r>
        <w:r>
          <w:instrText xml:space="preserve"> PAGE   \* MERGEFORMAT </w:instrText>
        </w:r>
        <w:r>
          <w:fldChar w:fldCharType="separate"/>
        </w:r>
        <w:r w:rsidR="006B61EA">
          <w:rPr>
            <w:noProof/>
          </w:rPr>
          <w:t>10</w:t>
        </w:r>
        <w:r>
          <w:rPr>
            <w:noProof/>
          </w:rPr>
          <w:fldChar w:fldCharType="end"/>
        </w:r>
      </w:p>
    </w:sdtContent>
  </w:sdt>
  <w:p w14:paraId="1997D879" w14:textId="77777777" w:rsidR="00BF6C4C" w:rsidRDefault="00BF6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8DBB7F" w14:textId="77777777" w:rsidR="00BF6C4C" w:rsidRDefault="00BF6C4C" w:rsidP="00BF6C4C">
      <w:pPr>
        <w:spacing w:after="0" w:line="240" w:lineRule="auto"/>
      </w:pPr>
      <w:r>
        <w:separator/>
      </w:r>
    </w:p>
  </w:footnote>
  <w:footnote w:type="continuationSeparator" w:id="0">
    <w:p w14:paraId="0990B40F" w14:textId="77777777" w:rsidR="00BF6C4C" w:rsidRDefault="00BF6C4C" w:rsidP="00BF6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B52A9"/>
    <w:multiLevelType w:val="hybridMultilevel"/>
    <w:tmpl w:val="E8302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01C42"/>
    <w:multiLevelType w:val="hybridMultilevel"/>
    <w:tmpl w:val="554CBB4A"/>
    <w:lvl w:ilvl="0" w:tplc="40F20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2A171E"/>
    <w:multiLevelType w:val="hybridMultilevel"/>
    <w:tmpl w:val="362CB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73566"/>
    <w:multiLevelType w:val="hybridMultilevel"/>
    <w:tmpl w:val="D8E08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07A28"/>
    <w:multiLevelType w:val="hybridMultilevel"/>
    <w:tmpl w:val="230A88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364B7"/>
    <w:multiLevelType w:val="hybridMultilevel"/>
    <w:tmpl w:val="AECEA2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501D0"/>
    <w:multiLevelType w:val="hybridMultilevel"/>
    <w:tmpl w:val="14986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FE2C8F"/>
    <w:multiLevelType w:val="hybridMultilevel"/>
    <w:tmpl w:val="35DA7940"/>
    <w:lvl w:ilvl="0" w:tplc="F7AE99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6920DB"/>
    <w:multiLevelType w:val="hybridMultilevel"/>
    <w:tmpl w:val="EFF07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575C"/>
    <w:multiLevelType w:val="hybridMultilevel"/>
    <w:tmpl w:val="4692E0F0"/>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0BD04F4"/>
    <w:multiLevelType w:val="hybridMultilevel"/>
    <w:tmpl w:val="5B229408"/>
    <w:lvl w:ilvl="0" w:tplc="DBBEC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330644"/>
    <w:multiLevelType w:val="hybridMultilevel"/>
    <w:tmpl w:val="EFF07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D00C6F"/>
    <w:multiLevelType w:val="hybridMultilevel"/>
    <w:tmpl w:val="BFE8C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90969"/>
    <w:multiLevelType w:val="hybridMultilevel"/>
    <w:tmpl w:val="1B5E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422C8"/>
    <w:multiLevelType w:val="hybridMultilevel"/>
    <w:tmpl w:val="A4784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E83447"/>
    <w:multiLevelType w:val="hybridMultilevel"/>
    <w:tmpl w:val="6D6AE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E1113D"/>
    <w:multiLevelType w:val="hybridMultilevel"/>
    <w:tmpl w:val="85604E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F34796"/>
    <w:multiLevelType w:val="hybridMultilevel"/>
    <w:tmpl w:val="62282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1471B"/>
    <w:multiLevelType w:val="hybridMultilevel"/>
    <w:tmpl w:val="1C0A0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4267A5"/>
    <w:multiLevelType w:val="hybridMultilevel"/>
    <w:tmpl w:val="5868ED1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4F7B62CC"/>
    <w:multiLevelType w:val="hybridMultilevel"/>
    <w:tmpl w:val="E8302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AF2ED0"/>
    <w:multiLevelType w:val="hybridMultilevel"/>
    <w:tmpl w:val="EFF07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D4BB5"/>
    <w:multiLevelType w:val="hybridMultilevel"/>
    <w:tmpl w:val="FA400F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E7837E0"/>
    <w:multiLevelType w:val="hybridMultilevel"/>
    <w:tmpl w:val="84F8C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C06940"/>
    <w:multiLevelType w:val="hybridMultilevel"/>
    <w:tmpl w:val="CFC42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07111F"/>
    <w:multiLevelType w:val="hybridMultilevel"/>
    <w:tmpl w:val="1166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B65C0E"/>
    <w:multiLevelType w:val="hybridMultilevel"/>
    <w:tmpl w:val="CFC42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1"/>
  </w:num>
  <w:num w:numId="4">
    <w:abstractNumId w:val="4"/>
  </w:num>
  <w:num w:numId="5">
    <w:abstractNumId w:val="21"/>
  </w:num>
  <w:num w:numId="6">
    <w:abstractNumId w:val="7"/>
  </w:num>
  <w:num w:numId="7">
    <w:abstractNumId w:val="13"/>
  </w:num>
  <w:num w:numId="8">
    <w:abstractNumId w:val="17"/>
  </w:num>
  <w:num w:numId="9">
    <w:abstractNumId w:val="8"/>
  </w:num>
  <w:num w:numId="10">
    <w:abstractNumId w:val="23"/>
  </w:num>
  <w:num w:numId="11">
    <w:abstractNumId w:val="24"/>
  </w:num>
  <w:num w:numId="12">
    <w:abstractNumId w:val="15"/>
  </w:num>
  <w:num w:numId="13">
    <w:abstractNumId w:val="6"/>
  </w:num>
  <w:num w:numId="14">
    <w:abstractNumId w:val="9"/>
  </w:num>
  <w:num w:numId="15">
    <w:abstractNumId w:val="0"/>
  </w:num>
  <w:num w:numId="16">
    <w:abstractNumId w:val="18"/>
  </w:num>
  <w:num w:numId="17">
    <w:abstractNumId w:val="2"/>
  </w:num>
  <w:num w:numId="18">
    <w:abstractNumId w:val="11"/>
  </w:num>
  <w:num w:numId="19">
    <w:abstractNumId w:val="26"/>
  </w:num>
  <w:num w:numId="20">
    <w:abstractNumId w:val="22"/>
  </w:num>
  <w:num w:numId="21">
    <w:abstractNumId w:val="16"/>
  </w:num>
  <w:num w:numId="22">
    <w:abstractNumId w:val="25"/>
  </w:num>
  <w:num w:numId="23">
    <w:abstractNumId w:val="12"/>
  </w:num>
  <w:num w:numId="24">
    <w:abstractNumId w:val="19"/>
  </w:num>
  <w:num w:numId="25">
    <w:abstractNumId w:val="20"/>
  </w:num>
  <w:num w:numId="26">
    <w:abstractNumId w:val="10"/>
  </w:num>
  <w:num w:numId="2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unne, Lisa">
    <w15:presenceInfo w15:providerId="AD" w15:userId="S-1-5-21-1177238915-1677128483-682003330-385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ocumentProtection w:edit="trackedChanges" w:enforcement="1" w:cryptProviderType="rsaAES" w:cryptAlgorithmClass="hash" w:cryptAlgorithmType="typeAny" w:cryptAlgorithmSid="14" w:cryptSpinCount="100000" w:hash="ndEfDUd85fXI9igj28s3HguNG5+vspeTJdGETwH7Izsbb3TTDJN0xUMsT4DnWPdEgemb9BLUk6+JVJEOBtkOfg==" w:salt="UXnqs4A9zdcUsNiaYoQ6iw=="/>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289"/>
    <w:rsid w:val="00006250"/>
    <w:rsid w:val="000064DB"/>
    <w:rsid w:val="00014DCB"/>
    <w:rsid w:val="00022804"/>
    <w:rsid w:val="0005000E"/>
    <w:rsid w:val="00051102"/>
    <w:rsid w:val="00061865"/>
    <w:rsid w:val="00063C5E"/>
    <w:rsid w:val="0007319E"/>
    <w:rsid w:val="00081F5A"/>
    <w:rsid w:val="000874F1"/>
    <w:rsid w:val="000A40C3"/>
    <w:rsid w:val="000E0239"/>
    <w:rsid w:val="000F4E85"/>
    <w:rsid w:val="001008A2"/>
    <w:rsid w:val="00104A62"/>
    <w:rsid w:val="0011668E"/>
    <w:rsid w:val="00116D9C"/>
    <w:rsid w:val="00125BDF"/>
    <w:rsid w:val="001330C5"/>
    <w:rsid w:val="001374FF"/>
    <w:rsid w:val="00155088"/>
    <w:rsid w:val="00175726"/>
    <w:rsid w:val="00181078"/>
    <w:rsid w:val="001919D1"/>
    <w:rsid w:val="001931C6"/>
    <w:rsid w:val="00196323"/>
    <w:rsid w:val="001B2BCC"/>
    <w:rsid w:val="001B625F"/>
    <w:rsid w:val="001C0747"/>
    <w:rsid w:val="001C0CBC"/>
    <w:rsid w:val="001E31C1"/>
    <w:rsid w:val="001E337A"/>
    <w:rsid w:val="001F5493"/>
    <w:rsid w:val="00216745"/>
    <w:rsid w:val="002222DB"/>
    <w:rsid w:val="00241143"/>
    <w:rsid w:val="00245A68"/>
    <w:rsid w:val="002549BD"/>
    <w:rsid w:val="00255570"/>
    <w:rsid w:val="00256D57"/>
    <w:rsid w:val="00260169"/>
    <w:rsid w:val="00271105"/>
    <w:rsid w:val="00271DB6"/>
    <w:rsid w:val="00285730"/>
    <w:rsid w:val="002A2A91"/>
    <w:rsid w:val="002A3DFA"/>
    <w:rsid w:val="002C6B93"/>
    <w:rsid w:val="002D3CEB"/>
    <w:rsid w:val="002D7189"/>
    <w:rsid w:val="00300764"/>
    <w:rsid w:val="00316A03"/>
    <w:rsid w:val="003208C3"/>
    <w:rsid w:val="00357F73"/>
    <w:rsid w:val="00372F38"/>
    <w:rsid w:val="003A1498"/>
    <w:rsid w:val="003A14E1"/>
    <w:rsid w:val="003C2F95"/>
    <w:rsid w:val="003C7DBE"/>
    <w:rsid w:val="003C7F6E"/>
    <w:rsid w:val="003D5B08"/>
    <w:rsid w:val="003E05BF"/>
    <w:rsid w:val="003E52B7"/>
    <w:rsid w:val="0040093A"/>
    <w:rsid w:val="004159DD"/>
    <w:rsid w:val="0042711A"/>
    <w:rsid w:val="004523C4"/>
    <w:rsid w:val="00455E04"/>
    <w:rsid w:val="00465F73"/>
    <w:rsid w:val="00467DBD"/>
    <w:rsid w:val="004A57D4"/>
    <w:rsid w:val="004C1B73"/>
    <w:rsid w:val="004D363E"/>
    <w:rsid w:val="004D5086"/>
    <w:rsid w:val="004E0CD9"/>
    <w:rsid w:val="004E412A"/>
    <w:rsid w:val="004F4EB8"/>
    <w:rsid w:val="004F7F8E"/>
    <w:rsid w:val="005050E8"/>
    <w:rsid w:val="00514542"/>
    <w:rsid w:val="00517498"/>
    <w:rsid w:val="0054586A"/>
    <w:rsid w:val="00575E30"/>
    <w:rsid w:val="0058716F"/>
    <w:rsid w:val="005B15D9"/>
    <w:rsid w:val="005B3839"/>
    <w:rsid w:val="005B7AD4"/>
    <w:rsid w:val="005E21C9"/>
    <w:rsid w:val="005F69F3"/>
    <w:rsid w:val="005F6BF6"/>
    <w:rsid w:val="00611840"/>
    <w:rsid w:val="00614903"/>
    <w:rsid w:val="0066761D"/>
    <w:rsid w:val="0067181F"/>
    <w:rsid w:val="00675F11"/>
    <w:rsid w:val="00685B77"/>
    <w:rsid w:val="006959B1"/>
    <w:rsid w:val="006973FA"/>
    <w:rsid w:val="006A75DA"/>
    <w:rsid w:val="006B1035"/>
    <w:rsid w:val="006B1DB0"/>
    <w:rsid w:val="006B61EA"/>
    <w:rsid w:val="006B7D85"/>
    <w:rsid w:val="006E3C79"/>
    <w:rsid w:val="00704922"/>
    <w:rsid w:val="00724CF9"/>
    <w:rsid w:val="007425BC"/>
    <w:rsid w:val="00743884"/>
    <w:rsid w:val="00756DF6"/>
    <w:rsid w:val="00764087"/>
    <w:rsid w:val="00767C69"/>
    <w:rsid w:val="0077131C"/>
    <w:rsid w:val="00773101"/>
    <w:rsid w:val="00774AC2"/>
    <w:rsid w:val="00777DED"/>
    <w:rsid w:val="00782AF5"/>
    <w:rsid w:val="00784F94"/>
    <w:rsid w:val="00792FC3"/>
    <w:rsid w:val="007A44A1"/>
    <w:rsid w:val="007B1CDC"/>
    <w:rsid w:val="007B689F"/>
    <w:rsid w:val="007D12E9"/>
    <w:rsid w:val="007D732B"/>
    <w:rsid w:val="007E6584"/>
    <w:rsid w:val="007E768D"/>
    <w:rsid w:val="00803094"/>
    <w:rsid w:val="00814C3B"/>
    <w:rsid w:val="00814EDD"/>
    <w:rsid w:val="00820F78"/>
    <w:rsid w:val="008276AA"/>
    <w:rsid w:val="00832677"/>
    <w:rsid w:val="00841350"/>
    <w:rsid w:val="00851B34"/>
    <w:rsid w:val="00860503"/>
    <w:rsid w:val="00864F97"/>
    <w:rsid w:val="008651E3"/>
    <w:rsid w:val="00876289"/>
    <w:rsid w:val="00880E65"/>
    <w:rsid w:val="00893A31"/>
    <w:rsid w:val="008A4A3D"/>
    <w:rsid w:val="008B0951"/>
    <w:rsid w:val="008B5B41"/>
    <w:rsid w:val="008C1C3F"/>
    <w:rsid w:val="008C3C46"/>
    <w:rsid w:val="008C4A4A"/>
    <w:rsid w:val="008E4ECF"/>
    <w:rsid w:val="008E65F4"/>
    <w:rsid w:val="008F1986"/>
    <w:rsid w:val="008F253B"/>
    <w:rsid w:val="008F5BF4"/>
    <w:rsid w:val="00902EF3"/>
    <w:rsid w:val="00903F47"/>
    <w:rsid w:val="009152CE"/>
    <w:rsid w:val="00917557"/>
    <w:rsid w:val="009329D5"/>
    <w:rsid w:val="00935A3E"/>
    <w:rsid w:val="0093681F"/>
    <w:rsid w:val="0094012E"/>
    <w:rsid w:val="009466D0"/>
    <w:rsid w:val="009632C6"/>
    <w:rsid w:val="00966745"/>
    <w:rsid w:val="009840CB"/>
    <w:rsid w:val="00984E3E"/>
    <w:rsid w:val="009B3D4B"/>
    <w:rsid w:val="009C2848"/>
    <w:rsid w:val="009C29AA"/>
    <w:rsid w:val="009C5A59"/>
    <w:rsid w:val="009D0530"/>
    <w:rsid w:val="009D3383"/>
    <w:rsid w:val="009E36C1"/>
    <w:rsid w:val="009F3659"/>
    <w:rsid w:val="00A0020D"/>
    <w:rsid w:val="00A02FFC"/>
    <w:rsid w:val="00A06756"/>
    <w:rsid w:val="00A32237"/>
    <w:rsid w:val="00A42203"/>
    <w:rsid w:val="00A42CA5"/>
    <w:rsid w:val="00A43111"/>
    <w:rsid w:val="00A554C1"/>
    <w:rsid w:val="00A5564D"/>
    <w:rsid w:val="00A562C4"/>
    <w:rsid w:val="00A571D4"/>
    <w:rsid w:val="00A7288C"/>
    <w:rsid w:val="00A80DB6"/>
    <w:rsid w:val="00AA41FA"/>
    <w:rsid w:val="00AB0133"/>
    <w:rsid w:val="00AB1084"/>
    <w:rsid w:val="00AB2F0F"/>
    <w:rsid w:val="00AC53E7"/>
    <w:rsid w:val="00AD4CF2"/>
    <w:rsid w:val="00AE5007"/>
    <w:rsid w:val="00B01FB7"/>
    <w:rsid w:val="00B16BDC"/>
    <w:rsid w:val="00B262B2"/>
    <w:rsid w:val="00B26E74"/>
    <w:rsid w:val="00B4716A"/>
    <w:rsid w:val="00B62315"/>
    <w:rsid w:val="00B72FE3"/>
    <w:rsid w:val="00BB169F"/>
    <w:rsid w:val="00BB43C9"/>
    <w:rsid w:val="00BC6740"/>
    <w:rsid w:val="00BC6937"/>
    <w:rsid w:val="00BD6CBC"/>
    <w:rsid w:val="00BD7BED"/>
    <w:rsid w:val="00BE048A"/>
    <w:rsid w:val="00BE0B61"/>
    <w:rsid w:val="00BE78DB"/>
    <w:rsid w:val="00BE7BC1"/>
    <w:rsid w:val="00BF6C4C"/>
    <w:rsid w:val="00C17169"/>
    <w:rsid w:val="00C17262"/>
    <w:rsid w:val="00C233E5"/>
    <w:rsid w:val="00C30457"/>
    <w:rsid w:val="00C34F81"/>
    <w:rsid w:val="00C44E0E"/>
    <w:rsid w:val="00C4628D"/>
    <w:rsid w:val="00C5211B"/>
    <w:rsid w:val="00C608E0"/>
    <w:rsid w:val="00C731C7"/>
    <w:rsid w:val="00C8366A"/>
    <w:rsid w:val="00C87E90"/>
    <w:rsid w:val="00C95309"/>
    <w:rsid w:val="00C958D2"/>
    <w:rsid w:val="00CA1371"/>
    <w:rsid w:val="00CA450F"/>
    <w:rsid w:val="00CA4F50"/>
    <w:rsid w:val="00CB4B8D"/>
    <w:rsid w:val="00CC5BEC"/>
    <w:rsid w:val="00CD10C3"/>
    <w:rsid w:val="00CD4C17"/>
    <w:rsid w:val="00CD5A27"/>
    <w:rsid w:val="00CE5FF3"/>
    <w:rsid w:val="00D16DB9"/>
    <w:rsid w:val="00D31F88"/>
    <w:rsid w:val="00D352A6"/>
    <w:rsid w:val="00D355F0"/>
    <w:rsid w:val="00D35BBD"/>
    <w:rsid w:val="00D4744D"/>
    <w:rsid w:val="00D5545B"/>
    <w:rsid w:val="00D57E67"/>
    <w:rsid w:val="00D70112"/>
    <w:rsid w:val="00D70E85"/>
    <w:rsid w:val="00D822E0"/>
    <w:rsid w:val="00D9122A"/>
    <w:rsid w:val="00D91C98"/>
    <w:rsid w:val="00D9225C"/>
    <w:rsid w:val="00D93F72"/>
    <w:rsid w:val="00D96349"/>
    <w:rsid w:val="00DB68FD"/>
    <w:rsid w:val="00DB75D3"/>
    <w:rsid w:val="00DC0993"/>
    <w:rsid w:val="00DC1805"/>
    <w:rsid w:val="00DC3D75"/>
    <w:rsid w:val="00DC4084"/>
    <w:rsid w:val="00DC7298"/>
    <w:rsid w:val="00DD7224"/>
    <w:rsid w:val="00DE2E3B"/>
    <w:rsid w:val="00DE58C5"/>
    <w:rsid w:val="00DF0F94"/>
    <w:rsid w:val="00DF2250"/>
    <w:rsid w:val="00DF55D8"/>
    <w:rsid w:val="00E141D9"/>
    <w:rsid w:val="00E2583D"/>
    <w:rsid w:val="00E30808"/>
    <w:rsid w:val="00E53146"/>
    <w:rsid w:val="00E61410"/>
    <w:rsid w:val="00E70EA5"/>
    <w:rsid w:val="00EA0E60"/>
    <w:rsid w:val="00EA131B"/>
    <w:rsid w:val="00EA193C"/>
    <w:rsid w:val="00EA5062"/>
    <w:rsid w:val="00EB0829"/>
    <w:rsid w:val="00EB69CF"/>
    <w:rsid w:val="00EC30C2"/>
    <w:rsid w:val="00ED6E4D"/>
    <w:rsid w:val="00EF0189"/>
    <w:rsid w:val="00F209E3"/>
    <w:rsid w:val="00F2382C"/>
    <w:rsid w:val="00F41C6E"/>
    <w:rsid w:val="00F42300"/>
    <w:rsid w:val="00F4768D"/>
    <w:rsid w:val="00F62621"/>
    <w:rsid w:val="00F75609"/>
    <w:rsid w:val="00F80706"/>
    <w:rsid w:val="00F83F99"/>
    <w:rsid w:val="00F95F70"/>
    <w:rsid w:val="00FB1CBC"/>
    <w:rsid w:val="00FB2CF7"/>
    <w:rsid w:val="00FB3D80"/>
    <w:rsid w:val="00FB4F3E"/>
    <w:rsid w:val="00FD6DF3"/>
    <w:rsid w:val="00FD76F5"/>
    <w:rsid w:val="00FE2BE0"/>
    <w:rsid w:val="00FE3D76"/>
    <w:rsid w:val="00FF4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146BC"/>
  <w15:docId w15:val="{9E1D8DF5-2FCD-4400-9E4F-925F72BC5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6289"/>
    <w:pPr>
      <w:ind w:left="720"/>
      <w:contextualSpacing/>
    </w:pPr>
  </w:style>
  <w:style w:type="character" w:styleId="Hyperlink">
    <w:name w:val="Hyperlink"/>
    <w:basedOn w:val="DefaultParagraphFont"/>
    <w:uiPriority w:val="99"/>
    <w:unhideWhenUsed/>
    <w:rsid w:val="00C233E5"/>
    <w:rPr>
      <w:color w:val="0000FF" w:themeColor="hyperlink"/>
      <w:u w:val="single"/>
    </w:rPr>
  </w:style>
  <w:style w:type="paragraph" w:styleId="BalloonText">
    <w:name w:val="Balloon Text"/>
    <w:basedOn w:val="Normal"/>
    <w:link w:val="BalloonTextChar"/>
    <w:uiPriority w:val="99"/>
    <w:semiHidden/>
    <w:unhideWhenUsed/>
    <w:rsid w:val="00FE3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3D76"/>
    <w:rPr>
      <w:rFonts w:ascii="Tahoma" w:hAnsi="Tahoma" w:cs="Tahoma"/>
      <w:sz w:val="16"/>
      <w:szCs w:val="16"/>
    </w:rPr>
  </w:style>
  <w:style w:type="character" w:styleId="CommentReference">
    <w:name w:val="annotation reference"/>
    <w:basedOn w:val="DefaultParagraphFont"/>
    <w:uiPriority w:val="99"/>
    <w:semiHidden/>
    <w:unhideWhenUsed/>
    <w:rsid w:val="00A562C4"/>
    <w:rPr>
      <w:sz w:val="16"/>
      <w:szCs w:val="16"/>
    </w:rPr>
  </w:style>
  <w:style w:type="paragraph" w:styleId="CommentText">
    <w:name w:val="annotation text"/>
    <w:basedOn w:val="Normal"/>
    <w:link w:val="CommentTextChar"/>
    <w:uiPriority w:val="99"/>
    <w:semiHidden/>
    <w:unhideWhenUsed/>
    <w:rsid w:val="00A562C4"/>
    <w:pPr>
      <w:spacing w:line="240" w:lineRule="auto"/>
    </w:pPr>
    <w:rPr>
      <w:sz w:val="20"/>
      <w:szCs w:val="20"/>
    </w:rPr>
  </w:style>
  <w:style w:type="character" w:customStyle="1" w:styleId="CommentTextChar">
    <w:name w:val="Comment Text Char"/>
    <w:basedOn w:val="DefaultParagraphFont"/>
    <w:link w:val="CommentText"/>
    <w:uiPriority w:val="99"/>
    <w:semiHidden/>
    <w:rsid w:val="00A562C4"/>
    <w:rPr>
      <w:sz w:val="20"/>
      <w:szCs w:val="20"/>
    </w:rPr>
  </w:style>
  <w:style w:type="paragraph" w:styleId="CommentSubject">
    <w:name w:val="annotation subject"/>
    <w:basedOn w:val="CommentText"/>
    <w:next w:val="CommentText"/>
    <w:link w:val="CommentSubjectChar"/>
    <w:uiPriority w:val="99"/>
    <w:semiHidden/>
    <w:unhideWhenUsed/>
    <w:rsid w:val="00A562C4"/>
    <w:rPr>
      <w:b/>
      <w:bCs/>
    </w:rPr>
  </w:style>
  <w:style w:type="character" w:customStyle="1" w:styleId="CommentSubjectChar">
    <w:name w:val="Comment Subject Char"/>
    <w:basedOn w:val="CommentTextChar"/>
    <w:link w:val="CommentSubject"/>
    <w:uiPriority w:val="99"/>
    <w:semiHidden/>
    <w:rsid w:val="00A562C4"/>
    <w:rPr>
      <w:b/>
      <w:bCs/>
      <w:sz w:val="20"/>
      <w:szCs w:val="20"/>
    </w:rPr>
  </w:style>
  <w:style w:type="character" w:styleId="FollowedHyperlink">
    <w:name w:val="FollowedHyperlink"/>
    <w:basedOn w:val="DefaultParagraphFont"/>
    <w:uiPriority w:val="99"/>
    <w:semiHidden/>
    <w:unhideWhenUsed/>
    <w:rsid w:val="009D3383"/>
    <w:rPr>
      <w:color w:val="800080" w:themeColor="followedHyperlink"/>
      <w:u w:val="single"/>
    </w:rPr>
  </w:style>
  <w:style w:type="paragraph" w:styleId="Revision">
    <w:name w:val="Revision"/>
    <w:hidden/>
    <w:uiPriority w:val="99"/>
    <w:semiHidden/>
    <w:rsid w:val="00F95F70"/>
    <w:pPr>
      <w:spacing w:after="0" w:line="240" w:lineRule="auto"/>
    </w:pPr>
  </w:style>
  <w:style w:type="paragraph" w:styleId="Header">
    <w:name w:val="header"/>
    <w:basedOn w:val="Normal"/>
    <w:link w:val="HeaderChar"/>
    <w:uiPriority w:val="99"/>
    <w:unhideWhenUsed/>
    <w:rsid w:val="00BF6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C4C"/>
  </w:style>
  <w:style w:type="paragraph" w:styleId="Footer">
    <w:name w:val="footer"/>
    <w:basedOn w:val="Normal"/>
    <w:link w:val="FooterChar"/>
    <w:uiPriority w:val="99"/>
    <w:unhideWhenUsed/>
    <w:rsid w:val="00BF6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96347">
      <w:bodyDiv w:val="1"/>
      <w:marLeft w:val="0"/>
      <w:marRight w:val="0"/>
      <w:marTop w:val="0"/>
      <w:marBottom w:val="0"/>
      <w:divBdr>
        <w:top w:val="none" w:sz="0" w:space="0" w:color="auto"/>
        <w:left w:val="none" w:sz="0" w:space="0" w:color="auto"/>
        <w:bottom w:val="none" w:sz="0" w:space="0" w:color="auto"/>
        <w:right w:val="none" w:sz="0" w:space="0" w:color="auto"/>
      </w:divBdr>
    </w:div>
    <w:div w:id="1120608367">
      <w:bodyDiv w:val="1"/>
      <w:marLeft w:val="0"/>
      <w:marRight w:val="0"/>
      <w:marTop w:val="0"/>
      <w:marBottom w:val="0"/>
      <w:divBdr>
        <w:top w:val="none" w:sz="0" w:space="0" w:color="auto"/>
        <w:left w:val="none" w:sz="0" w:space="0" w:color="auto"/>
        <w:bottom w:val="none" w:sz="0" w:space="0" w:color="auto"/>
        <w:right w:val="none" w:sz="0" w:space="0" w:color="auto"/>
      </w:divBdr>
    </w:div>
    <w:div w:id="1427532697">
      <w:bodyDiv w:val="1"/>
      <w:marLeft w:val="0"/>
      <w:marRight w:val="0"/>
      <w:marTop w:val="0"/>
      <w:marBottom w:val="0"/>
      <w:divBdr>
        <w:top w:val="none" w:sz="0" w:space="0" w:color="auto"/>
        <w:left w:val="none" w:sz="0" w:space="0" w:color="auto"/>
        <w:bottom w:val="none" w:sz="0" w:space="0" w:color="auto"/>
        <w:right w:val="none" w:sz="0" w:space="0" w:color="auto"/>
      </w:divBdr>
    </w:div>
    <w:div w:id="204840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ater.usgs.gov/osw/streamstats/new_jersey.html" TargetMode="External"/><Relationship Id="rId18"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depnet.dep.state.nj.us/dep-intranet/gis/deptoolbar.html" TargetMode="External"/><Relationship Id="rId17" Type="http://schemas.openxmlformats.org/officeDocument/2006/relationships/image" Target="media/image5.tif"/><Relationship Id="rId2" Type="http://schemas.openxmlformats.org/officeDocument/2006/relationships/styles" Target="styles.xml"/><Relationship Id="rId16" Type="http://schemas.openxmlformats.org/officeDocument/2006/relationships/hyperlink" Target="http://www.state.nj.us/dca/divisions/dlgs/resources/stateaidinfo.shtm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mailto:Montella.daniel@epa.gov" TargetMode="External"/><Relationship Id="rId23" Type="http://schemas.openxmlformats.org/officeDocument/2006/relationships/theme" Target="theme/theme1.xml"/><Relationship Id="rId10" Type="http://schemas.openxmlformats.org/officeDocument/2006/relationships/hyperlink" Target="file:///\\dep-tcshared\shared\lum\LUR\Pre-Review%20Resourcs" TargetMode="External"/><Relationship Id="rId19"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mailto:montgomerie.robert@epa.gov"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4844</Words>
  <Characters>27612</Characters>
  <Application>Microsoft Office Word</Application>
  <DocSecurity>4</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NJDEP</Company>
  <LinksUpToDate>false</LinksUpToDate>
  <CharactersWithSpaces>32392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Lisa Dunne</dc:creator>
  <cp:lastModifiedBy>Burns, Kevin</cp:lastModifiedBy>
  <cp:revision>2</cp:revision>
  <cp:lastPrinted>2016-06-21T13:59:00Z</cp:lastPrinted>
  <dcterms:created xsi:type="dcterms:W3CDTF">2017-03-23T14:31:00Z</dcterms:created>
  <dcterms:modified xsi:type="dcterms:W3CDTF">2017-03-23T14:31:00Z</dcterms:modified>
</cp:coreProperties>
</file>